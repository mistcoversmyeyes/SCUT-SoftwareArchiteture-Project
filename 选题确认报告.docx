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ADDA6" w14:textId="04084790" w:rsidR="00FF0751" w:rsidRPr="00FF0751" w:rsidRDefault="00FF0751" w:rsidP="00FF0751">
      <w:pPr>
        <w:rPr>
          <w:b/>
          <w:bCs/>
        </w:rPr>
      </w:pPr>
      <w:r w:rsidRPr="00FF0751">
        <w:rPr>
          <w:b/>
          <w:bCs/>
        </w:rPr>
        <w:t>选题确认报告</w:t>
      </w:r>
      <w:r w:rsidRPr="00FF0751">
        <w:br/>
      </w:r>
      <w:r w:rsidRPr="00FF0751">
        <w:rPr>
          <w:b/>
          <w:bCs/>
        </w:rPr>
        <w:t>组长</w:t>
      </w:r>
      <w:r w:rsidRPr="00FF0751">
        <w:t>：</w:t>
      </w:r>
      <w:r w:rsidRPr="00FF0751">
        <w:br/>
      </w:r>
      <w:r w:rsidRPr="00FF0751">
        <w:rPr>
          <w:b/>
          <w:bCs/>
        </w:rPr>
        <w:t>组员</w:t>
      </w:r>
      <w:r w:rsidRPr="00FF0751">
        <w:t>：</w:t>
      </w:r>
    </w:p>
    <w:p w14:paraId="291615E1" w14:textId="77777777" w:rsidR="00FF0751" w:rsidRPr="00FF0751" w:rsidRDefault="00FF0751" w:rsidP="00FF0751">
      <w:pPr>
        <w:rPr>
          <w:b/>
          <w:bCs/>
        </w:rPr>
      </w:pPr>
      <w:r w:rsidRPr="00FF0751">
        <w:rPr>
          <w:b/>
          <w:bCs/>
        </w:rPr>
        <w:t>1. 选题与目标</w:t>
      </w:r>
    </w:p>
    <w:p w14:paraId="4F5213DB" w14:textId="77777777" w:rsidR="00FF0751" w:rsidRPr="00FF0751" w:rsidRDefault="00FF0751" w:rsidP="00FF0751">
      <w:r w:rsidRPr="00FF0751">
        <w:t xml:space="preserve">我们选择实现 </w:t>
      </w:r>
      <w:r w:rsidRPr="00FF0751">
        <w:rPr>
          <w:b/>
          <w:bCs/>
        </w:rPr>
        <w:t>OCR（Optical Character Recognition）图像文字识别</w:t>
      </w:r>
      <w:r w:rsidRPr="00FF0751">
        <w:t xml:space="preserve"> 应用，目标是在</w:t>
      </w:r>
      <w:r w:rsidRPr="00FF0751">
        <w:rPr>
          <w:b/>
          <w:bCs/>
        </w:rPr>
        <w:t>浏览器/移动端</w:t>
      </w:r>
      <w:r w:rsidRPr="00FF0751">
        <w:t>对拍照或截图中的文字进行识别与导出，支持中英文与常见排版。项目为</w:t>
      </w:r>
      <w:r w:rsidRPr="00FF0751">
        <w:rPr>
          <w:b/>
          <w:bCs/>
        </w:rPr>
        <w:t>计算密集且对时延敏感</w:t>
      </w:r>
      <w:r w:rsidRPr="00FF0751">
        <w:t>的应用：用户希望在 1–2 秒内看到识别结果。</w:t>
      </w:r>
    </w:p>
    <w:p w14:paraId="1AD09E77" w14:textId="77777777" w:rsidR="00FF0751" w:rsidRPr="00FF0751" w:rsidRDefault="00FF0751" w:rsidP="00FF0751">
      <w:r w:rsidRPr="00FF0751">
        <w:rPr>
          <w:b/>
          <w:bCs/>
        </w:rPr>
        <w:t>核心功能</w:t>
      </w:r>
    </w:p>
    <w:p w14:paraId="505BEFE8" w14:textId="77777777" w:rsidR="00FF0751" w:rsidRPr="00FF0751" w:rsidRDefault="00FF0751" w:rsidP="00FF0751">
      <w:pPr>
        <w:numPr>
          <w:ilvl w:val="0"/>
          <w:numId w:val="1"/>
        </w:numPr>
      </w:pPr>
      <w:r w:rsidRPr="00FF0751">
        <w:t>图片输入：相机/本地上传/截图粘贴</w:t>
      </w:r>
    </w:p>
    <w:p w14:paraId="720F655B" w14:textId="77777777" w:rsidR="00FF0751" w:rsidRPr="00FF0751" w:rsidRDefault="00FF0751" w:rsidP="00FF0751">
      <w:pPr>
        <w:numPr>
          <w:ilvl w:val="0"/>
          <w:numId w:val="1"/>
        </w:numPr>
      </w:pPr>
      <w:r w:rsidRPr="00FF0751">
        <w:t>预处理：旋转矫正、去噪、二值化、增强</w:t>
      </w:r>
    </w:p>
    <w:p w14:paraId="53B0383D" w14:textId="77777777" w:rsidR="00FF0751" w:rsidRPr="00FF0751" w:rsidRDefault="00FF0751" w:rsidP="00FF0751">
      <w:pPr>
        <w:numPr>
          <w:ilvl w:val="0"/>
          <w:numId w:val="1"/>
        </w:numPr>
      </w:pPr>
      <w:r w:rsidRPr="00FF0751">
        <w:t>文本检测：定位文字区域，支持多行、多语言</w:t>
      </w:r>
    </w:p>
    <w:p w14:paraId="2A6A5075" w14:textId="77777777" w:rsidR="00FF0751" w:rsidRPr="00FF0751" w:rsidRDefault="00FF0751" w:rsidP="00FF0751">
      <w:pPr>
        <w:numPr>
          <w:ilvl w:val="0"/>
          <w:numId w:val="1"/>
        </w:numPr>
      </w:pPr>
      <w:r w:rsidRPr="00FF0751">
        <w:t>文本识别：按行/块识别为可编辑文本</w:t>
      </w:r>
    </w:p>
    <w:p w14:paraId="4B9D593E" w14:textId="77777777" w:rsidR="00FF0751" w:rsidRPr="00FF0751" w:rsidRDefault="00FF0751" w:rsidP="00FF0751">
      <w:pPr>
        <w:numPr>
          <w:ilvl w:val="0"/>
          <w:numId w:val="1"/>
        </w:numPr>
      </w:pPr>
      <w:r w:rsidRPr="00FF0751">
        <w:t>后处理：版面重建（段落/表格粗对齐）、导出（TXT/JSON/Markdown）</w:t>
      </w:r>
    </w:p>
    <w:p w14:paraId="6E7576F6" w14:textId="6E58E18A" w:rsidR="00FF0751" w:rsidRPr="00FF0751" w:rsidRDefault="00FF0751" w:rsidP="00FF0751">
      <w:r w:rsidRPr="00FF0751">
        <w:rPr>
          <w:b/>
          <w:bCs/>
        </w:rPr>
        <w:t>典型场景</w:t>
      </w:r>
      <w:r w:rsidRPr="00FF0751">
        <w:t>：打印件、屏幕截图。</w:t>
      </w:r>
    </w:p>
    <w:p w14:paraId="2B61BA99" w14:textId="77777777" w:rsidR="00FF0751" w:rsidRPr="00FF0751" w:rsidRDefault="00FF0751" w:rsidP="00FF0751">
      <w:pPr>
        <w:rPr>
          <w:b/>
          <w:bCs/>
        </w:rPr>
      </w:pPr>
      <w:r w:rsidRPr="00FF0751">
        <w:rPr>
          <w:b/>
          <w:bCs/>
        </w:rPr>
        <w:t xml:space="preserve">2. 总体架构与计算划分（Browser/Mobile </w:t>
      </w:r>
      <w:r w:rsidRPr="00FF0751">
        <w:rPr>
          <w:rFonts w:ascii="Times New Roman" w:hAnsi="Times New Roman" w:cs="Times New Roman"/>
          <w:b/>
          <w:bCs/>
        </w:rPr>
        <w:t>↔</w:t>
      </w:r>
      <w:r w:rsidRPr="00FF0751">
        <w:rPr>
          <w:b/>
          <w:bCs/>
        </w:rPr>
        <w:t xml:space="preserve"> Server/Cloud）</w:t>
      </w:r>
    </w:p>
    <w:p w14:paraId="5F40438A" w14:textId="149FD021" w:rsidR="00FF0751" w:rsidRPr="00FF0751" w:rsidRDefault="00FF0751" w:rsidP="00FF0751">
      <w:r w:rsidRPr="00FF0751">
        <w:t>为兼顾时延与精度，采用</w:t>
      </w:r>
      <w:r w:rsidRPr="00FF0751">
        <w:rPr>
          <w:b/>
          <w:bCs/>
        </w:rPr>
        <w:t>前后端协同</w:t>
      </w:r>
      <w:r w:rsidRPr="00FF0751">
        <w:t>的分层架构：</w:t>
      </w:r>
    </w:p>
    <w:p w14:paraId="3F6BFBAB" w14:textId="77777777" w:rsidR="00FF0751" w:rsidRPr="00FF0751" w:rsidRDefault="00FF0751" w:rsidP="00FF0751">
      <w:pPr>
        <w:numPr>
          <w:ilvl w:val="0"/>
          <w:numId w:val="2"/>
        </w:numPr>
      </w:pPr>
      <w:r w:rsidRPr="00FF0751">
        <w:rPr>
          <w:b/>
          <w:bCs/>
        </w:rPr>
        <w:t>端侧（Browser/Mobile）</w:t>
      </w:r>
      <w:r w:rsidRPr="00FF0751">
        <w:t>：完成轻量级预处理、缩放、推理前后处理；可选运行</w:t>
      </w:r>
      <w:r w:rsidRPr="00FF0751">
        <w:rPr>
          <w:b/>
          <w:bCs/>
        </w:rPr>
        <w:t>轻量检测模型</w:t>
      </w:r>
      <w:r w:rsidRPr="00FF0751">
        <w:t>（WASM/</w:t>
      </w:r>
      <w:proofErr w:type="spellStart"/>
      <w:r w:rsidRPr="00FF0751">
        <w:t>WebGPU</w:t>
      </w:r>
      <w:proofErr w:type="spellEnd"/>
      <w:r w:rsidRPr="00FF0751">
        <w:t>），并在网络较差时提供“仅端侧识别”的降级路径（低精度、快）。</w:t>
      </w:r>
    </w:p>
    <w:p w14:paraId="2CA2B699" w14:textId="77777777" w:rsidR="00FF0751" w:rsidRPr="00FF0751" w:rsidRDefault="00FF0751" w:rsidP="00FF0751">
      <w:pPr>
        <w:numPr>
          <w:ilvl w:val="0"/>
          <w:numId w:val="2"/>
        </w:numPr>
      </w:pPr>
      <w:r w:rsidRPr="00FF0751">
        <w:rPr>
          <w:b/>
          <w:bCs/>
        </w:rPr>
        <w:t>服务端（Server/Cloud）</w:t>
      </w:r>
      <w:r w:rsidRPr="00FF0751">
        <w:t>：提供</w:t>
      </w:r>
      <w:r w:rsidRPr="00FF0751">
        <w:rPr>
          <w:b/>
          <w:bCs/>
        </w:rPr>
        <w:t>标准/高精度识别</w:t>
      </w:r>
      <w:r w:rsidRPr="00FF0751">
        <w:t>（如大模型/Transformer）、版面分析与表格结构化；支持并发与批处理。</w:t>
      </w:r>
    </w:p>
    <w:p w14:paraId="7943DF80" w14:textId="77777777" w:rsidR="00FF0751" w:rsidRPr="00FF0751" w:rsidRDefault="00FF0751" w:rsidP="00FF0751">
      <w:pPr>
        <w:numPr>
          <w:ilvl w:val="0"/>
          <w:numId w:val="2"/>
        </w:numPr>
      </w:pPr>
      <w:r w:rsidRPr="00FF0751">
        <w:rPr>
          <w:b/>
          <w:bCs/>
        </w:rPr>
        <w:t>数据流</w:t>
      </w:r>
      <w:r w:rsidRPr="00FF0751">
        <w:t xml:space="preserve">：图片 → </w:t>
      </w:r>
      <w:proofErr w:type="gramStart"/>
      <w:r w:rsidRPr="00FF0751">
        <w:t>端侧预处理</w:t>
      </w:r>
      <w:proofErr w:type="gramEnd"/>
      <w:r w:rsidRPr="00FF0751">
        <w:t xml:space="preserve">/（可选）检测 → 发送 ROI/特征到服务端 → 服务端识别 → 返回文本与版面 → </w:t>
      </w:r>
      <w:proofErr w:type="gramStart"/>
      <w:r w:rsidRPr="00FF0751">
        <w:t>端侧渲染</w:t>
      </w:r>
      <w:proofErr w:type="gramEnd"/>
      <w:r w:rsidRPr="00FF0751">
        <w:t>与导出。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332"/>
        <w:gridCol w:w="1901"/>
        <w:gridCol w:w="3101"/>
      </w:tblGrid>
      <w:tr w:rsidR="00FF0751" w:rsidRPr="00FF0751" w14:paraId="04DE1454" w14:textId="77777777" w:rsidTr="00492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21C20" w14:textId="77777777" w:rsidR="00FF0751" w:rsidRPr="00FF0751" w:rsidRDefault="00FF0751" w:rsidP="00FF0751">
            <w:pPr>
              <w:rPr>
                <w:b/>
                <w:bCs/>
              </w:rPr>
            </w:pPr>
            <w:r w:rsidRPr="00FF0751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6C5DBD62" w14:textId="77777777" w:rsidR="00FF0751" w:rsidRPr="00FF0751" w:rsidRDefault="00FF0751" w:rsidP="00FF0751">
            <w:pPr>
              <w:rPr>
                <w:b/>
                <w:bCs/>
              </w:rPr>
            </w:pPr>
            <w:r w:rsidRPr="00FF0751">
              <w:rPr>
                <w:b/>
                <w:bCs/>
              </w:rPr>
              <w:t>端侧（浏览器/移动端）</w:t>
            </w:r>
          </w:p>
        </w:tc>
        <w:tc>
          <w:tcPr>
            <w:tcW w:w="0" w:type="auto"/>
            <w:vAlign w:val="center"/>
            <w:hideMark/>
          </w:tcPr>
          <w:p w14:paraId="6337368F" w14:textId="77777777" w:rsidR="00FF0751" w:rsidRPr="00FF0751" w:rsidRDefault="00FF0751" w:rsidP="00FF0751">
            <w:pPr>
              <w:rPr>
                <w:b/>
                <w:bCs/>
              </w:rPr>
            </w:pPr>
            <w:r w:rsidRPr="00FF0751">
              <w:rPr>
                <w:b/>
                <w:bCs/>
              </w:rPr>
              <w:t>服务端（云/远端）</w:t>
            </w:r>
          </w:p>
        </w:tc>
        <w:tc>
          <w:tcPr>
            <w:tcW w:w="0" w:type="auto"/>
            <w:vAlign w:val="center"/>
            <w:hideMark/>
          </w:tcPr>
          <w:p w14:paraId="583503C2" w14:textId="77777777" w:rsidR="00FF0751" w:rsidRPr="00FF0751" w:rsidRDefault="00FF0751" w:rsidP="00FF0751">
            <w:pPr>
              <w:rPr>
                <w:b/>
                <w:bCs/>
              </w:rPr>
            </w:pPr>
            <w:r w:rsidRPr="00FF0751">
              <w:rPr>
                <w:b/>
                <w:bCs/>
              </w:rPr>
              <w:t>说明</w:t>
            </w:r>
          </w:p>
        </w:tc>
      </w:tr>
      <w:tr w:rsidR="00FF0751" w:rsidRPr="00FF0751" w14:paraId="6E0FD6C1" w14:textId="77777777" w:rsidTr="00492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8EBD" w14:textId="77777777" w:rsidR="00FF0751" w:rsidRPr="00FF0751" w:rsidRDefault="00FF0751" w:rsidP="00FF0751">
            <w:r w:rsidRPr="00FF0751">
              <w:t>预处理</w:t>
            </w:r>
          </w:p>
        </w:tc>
        <w:tc>
          <w:tcPr>
            <w:tcW w:w="0" w:type="auto"/>
            <w:vAlign w:val="center"/>
            <w:hideMark/>
          </w:tcPr>
          <w:p w14:paraId="6776D9A6" w14:textId="77777777" w:rsidR="00FF0751" w:rsidRPr="00FF0751" w:rsidRDefault="00FF0751" w:rsidP="00FF0751">
            <w:r w:rsidRPr="00FF07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88B236" w14:textId="77777777" w:rsidR="00FF0751" w:rsidRPr="00FF0751" w:rsidRDefault="00FF0751" w:rsidP="00FF0751"/>
        </w:tc>
        <w:tc>
          <w:tcPr>
            <w:tcW w:w="0" w:type="auto"/>
            <w:vAlign w:val="center"/>
            <w:hideMark/>
          </w:tcPr>
          <w:p w14:paraId="78299396" w14:textId="77777777" w:rsidR="00FF0751" w:rsidRPr="00FF0751" w:rsidRDefault="00FF0751" w:rsidP="00FF0751">
            <w:r w:rsidRPr="00FF0751">
              <w:t>降噪/缩放/纠偏，减少上传体积</w:t>
            </w:r>
          </w:p>
        </w:tc>
      </w:tr>
      <w:tr w:rsidR="00FF0751" w:rsidRPr="00FF0751" w14:paraId="32AEE7CA" w14:textId="77777777" w:rsidTr="00492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8E4A" w14:textId="77777777" w:rsidR="00FF0751" w:rsidRPr="00FF0751" w:rsidRDefault="00FF0751" w:rsidP="00FF0751">
            <w:r w:rsidRPr="00FF0751">
              <w:t>文本检测</w:t>
            </w:r>
          </w:p>
        </w:tc>
        <w:tc>
          <w:tcPr>
            <w:tcW w:w="0" w:type="auto"/>
            <w:vAlign w:val="center"/>
            <w:hideMark/>
          </w:tcPr>
          <w:p w14:paraId="7395A78A" w14:textId="77777777" w:rsidR="00FF0751" w:rsidRPr="00FF0751" w:rsidRDefault="00FF0751" w:rsidP="00FF0751">
            <w:r w:rsidRPr="00FF0751">
              <w:rPr>
                <w:rFonts w:ascii="Segoe UI Symbol" w:hAnsi="Segoe UI Symbol" w:cs="Segoe UI Symbol"/>
              </w:rPr>
              <w:t>✓</w:t>
            </w:r>
            <w:r w:rsidRPr="00FF0751">
              <w:t>（轻量/可选）</w:t>
            </w:r>
          </w:p>
        </w:tc>
        <w:tc>
          <w:tcPr>
            <w:tcW w:w="0" w:type="auto"/>
            <w:vAlign w:val="center"/>
            <w:hideMark/>
          </w:tcPr>
          <w:p w14:paraId="4F49404F" w14:textId="77777777" w:rsidR="00FF0751" w:rsidRPr="00FF0751" w:rsidRDefault="00FF0751" w:rsidP="00FF0751">
            <w:r w:rsidRPr="00FF0751">
              <w:rPr>
                <w:rFonts w:ascii="Segoe UI Symbol" w:hAnsi="Segoe UI Symbol" w:cs="Segoe UI Symbol"/>
              </w:rPr>
              <w:t>✓</w:t>
            </w:r>
            <w:r w:rsidRPr="00FF0751">
              <w:t>（标准/高精度）</w:t>
            </w:r>
          </w:p>
        </w:tc>
        <w:tc>
          <w:tcPr>
            <w:tcW w:w="0" w:type="auto"/>
            <w:vAlign w:val="center"/>
            <w:hideMark/>
          </w:tcPr>
          <w:p w14:paraId="4834F52F" w14:textId="77777777" w:rsidR="00FF0751" w:rsidRPr="00FF0751" w:rsidRDefault="00FF0751" w:rsidP="00FF0751">
            <w:proofErr w:type="gramStart"/>
            <w:r w:rsidRPr="00FF0751">
              <w:t>端侧先</w:t>
            </w:r>
            <w:proofErr w:type="gramEnd"/>
            <w:r w:rsidRPr="00FF0751">
              <w:t>粗定位，服务端精修</w:t>
            </w:r>
          </w:p>
        </w:tc>
      </w:tr>
      <w:tr w:rsidR="00FF0751" w:rsidRPr="00FF0751" w14:paraId="57B40314" w14:textId="77777777" w:rsidTr="00492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F071" w14:textId="77777777" w:rsidR="00FF0751" w:rsidRPr="00FF0751" w:rsidRDefault="00FF0751" w:rsidP="00FF0751">
            <w:r w:rsidRPr="00FF0751">
              <w:lastRenderedPageBreak/>
              <w:t>文本识别</w:t>
            </w:r>
          </w:p>
        </w:tc>
        <w:tc>
          <w:tcPr>
            <w:tcW w:w="0" w:type="auto"/>
            <w:vAlign w:val="center"/>
            <w:hideMark/>
          </w:tcPr>
          <w:p w14:paraId="215B2ADF" w14:textId="77777777" w:rsidR="00FF0751" w:rsidRPr="00FF0751" w:rsidRDefault="00FF0751" w:rsidP="00FF0751"/>
        </w:tc>
        <w:tc>
          <w:tcPr>
            <w:tcW w:w="0" w:type="auto"/>
            <w:vAlign w:val="center"/>
            <w:hideMark/>
          </w:tcPr>
          <w:p w14:paraId="41885E64" w14:textId="77777777" w:rsidR="00FF0751" w:rsidRPr="00FF0751" w:rsidRDefault="00FF0751" w:rsidP="00FF0751">
            <w:r w:rsidRPr="00FF07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99F0B4" w14:textId="77777777" w:rsidR="00FF0751" w:rsidRPr="00FF0751" w:rsidRDefault="00FF0751" w:rsidP="00FF0751">
            <w:r w:rsidRPr="00FF0751">
              <w:t>高精度模型、并发优化</w:t>
            </w:r>
          </w:p>
        </w:tc>
      </w:tr>
      <w:tr w:rsidR="00FF0751" w:rsidRPr="00FF0751" w14:paraId="5DAFC0D0" w14:textId="77777777" w:rsidTr="00492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005E" w14:textId="77777777" w:rsidR="00FF0751" w:rsidRPr="00FF0751" w:rsidRDefault="00FF0751" w:rsidP="00FF0751">
            <w:r w:rsidRPr="00FF0751">
              <w:t>版面重建</w:t>
            </w:r>
          </w:p>
        </w:tc>
        <w:tc>
          <w:tcPr>
            <w:tcW w:w="0" w:type="auto"/>
            <w:vAlign w:val="center"/>
            <w:hideMark/>
          </w:tcPr>
          <w:p w14:paraId="4C05D16B" w14:textId="77777777" w:rsidR="00FF0751" w:rsidRPr="00FF0751" w:rsidRDefault="00FF0751" w:rsidP="00FF0751">
            <w:r w:rsidRPr="00FF0751">
              <w:rPr>
                <w:rFonts w:ascii="Segoe UI Symbol" w:hAnsi="Segoe UI Symbol" w:cs="Segoe UI Symbol"/>
              </w:rPr>
              <w:t>✓</w:t>
            </w:r>
            <w:r w:rsidRPr="00FF0751">
              <w:t>（渲染）</w:t>
            </w:r>
          </w:p>
        </w:tc>
        <w:tc>
          <w:tcPr>
            <w:tcW w:w="0" w:type="auto"/>
            <w:vAlign w:val="center"/>
            <w:hideMark/>
          </w:tcPr>
          <w:p w14:paraId="163FC35A" w14:textId="77777777" w:rsidR="00FF0751" w:rsidRPr="00FF0751" w:rsidRDefault="00FF0751" w:rsidP="00FF0751">
            <w:r w:rsidRPr="00FF0751">
              <w:rPr>
                <w:rFonts w:ascii="Segoe UI Symbol" w:hAnsi="Segoe UI Symbol" w:cs="Segoe UI Symbol"/>
              </w:rPr>
              <w:t>✓</w:t>
            </w:r>
            <w:r w:rsidRPr="00FF0751">
              <w:t>（结构推断）</w:t>
            </w:r>
          </w:p>
        </w:tc>
        <w:tc>
          <w:tcPr>
            <w:tcW w:w="0" w:type="auto"/>
            <w:vAlign w:val="center"/>
            <w:hideMark/>
          </w:tcPr>
          <w:p w14:paraId="27360021" w14:textId="77777777" w:rsidR="00FF0751" w:rsidRPr="00FF0751" w:rsidRDefault="00FF0751" w:rsidP="00FF0751">
            <w:r w:rsidRPr="00FF0751">
              <w:t>服务端给结构，</w:t>
            </w:r>
            <w:proofErr w:type="gramStart"/>
            <w:r w:rsidRPr="00FF0751">
              <w:t>端侧负责</w:t>
            </w:r>
            <w:proofErr w:type="gramEnd"/>
            <w:r w:rsidRPr="00FF0751">
              <w:t>呈现</w:t>
            </w:r>
          </w:p>
        </w:tc>
      </w:tr>
      <w:tr w:rsidR="00FF0751" w:rsidRPr="00FF0751" w14:paraId="7E2AED05" w14:textId="77777777" w:rsidTr="00492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C8B3" w14:textId="77777777" w:rsidR="00FF0751" w:rsidRPr="00FF0751" w:rsidRDefault="00FF0751" w:rsidP="00FF0751">
            <w:r w:rsidRPr="00FF0751">
              <w:t>导出</w:t>
            </w:r>
          </w:p>
        </w:tc>
        <w:tc>
          <w:tcPr>
            <w:tcW w:w="0" w:type="auto"/>
            <w:vAlign w:val="center"/>
            <w:hideMark/>
          </w:tcPr>
          <w:p w14:paraId="13144C67" w14:textId="77777777" w:rsidR="00FF0751" w:rsidRPr="00FF0751" w:rsidRDefault="00FF0751" w:rsidP="00FF0751">
            <w:r w:rsidRPr="00FF07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C3C8F0" w14:textId="77777777" w:rsidR="00FF0751" w:rsidRPr="00FF0751" w:rsidRDefault="00FF0751" w:rsidP="00FF0751"/>
        </w:tc>
        <w:tc>
          <w:tcPr>
            <w:tcW w:w="0" w:type="auto"/>
            <w:vAlign w:val="center"/>
            <w:hideMark/>
          </w:tcPr>
          <w:p w14:paraId="4E005788" w14:textId="77777777" w:rsidR="00FF0751" w:rsidRPr="00FF0751" w:rsidRDefault="00FF0751" w:rsidP="00FF0751">
            <w:r w:rsidRPr="00FF0751">
              <w:t>TXT/JSON/Markdown</w:t>
            </w:r>
          </w:p>
        </w:tc>
      </w:tr>
    </w:tbl>
    <w:p w14:paraId="0D420641" w14:textId="1D990E40" w:rsidR="00FF0751" w:rsidRPr="00FF0751" w:rsidRDefault="00FF0751" w:rsidP="00FF0751">
      <w:pPr>
        <w:rPr>
          <w:b/>
          <w:bCs/>
        </w:rPr>
      </w:pPr>
      <w:r w:rsidRPr="00FF0751">
        <w:rPr>
          <w:b/>
          <w:bCs/>
        </w:rPr>
        <w:t>3. 源码模块结构</w:t>
      </w:r>
    </w:p>
    <w:p w14:paraId="38F6A037" w14:textId="77777777" w:rsidR="00FF0751" w:rsidRDefault="00FF0751" w:rsidP="00FF0751">
      <w:pPr>
        <w:rPr>
          <w:ins w:id="0" w:author="jiangyuming" w:date="2025-10-19T10:35:00Z" w16du:dateUtc="2025-10-19T02:35:00Z"/>
        </w:rPr>
      </w:pPr>
      <w:r w:rsidRPr="00FF0751">
        <w:t>我们将采用单仓多包结构，</w:t>
      </w:r>
      <w:proofErr w:type="gramStart"/>
      <w:r w:rsidRPr="00FF0751">
        <w:t>区分端侧与</w:t>
      </w:r>
      <w:proofErr w:type="gramEnd"/>
      <w:r w:rsidRPr="00FF0751">
        <w:t>服务端，并共享协议与工具。</w:t>
      </w:r>
    </w:p>
    <w:p w14:paraId="7B0EAAB1" w14:textId="77777777" w:rsidR="00221CB7" w:rsidRDefault="00221CB7" w:rsidP="00221CB7">
      <w:pPr>
        <w:rPr>
          <w:ins w:id="1" w:author="jiangyuming" w:date="2025-10-19T10:35:00Z" w16du:dateUtc="2025-10-19T02:35:00Z"/>
        </w:rPr>
      </w:pPr>
      <w:proofErr w:type="spellStart"/>
      <w:ins w:id="2" w:author="jiangyuming" w:date="2025-10-19T10:35:00Z" w16du:dateUtc="2025-10-19T02:35:00Z">
        <w:r>
          <w:t>ocr</w:t>
        </w:r>
        <w:proofErr w:type="spellEnd"/>
        <w:r>
          <w:t>-app/</w:t>
        </w:r>
      </w:ins>
    </w:p>
    <w:p w14:paraId="7CB751DE" w14:textId="77777777" w:rsidR="00221CB7" w:rsidRDefault="00221CB7" w:rsidP="00221CB7">
      <w:pPr>
        <w:rPr>
          <w:ins w:id="3" w:author="jiangyuming" w:date="2025-10-19T10:35:00Z" w16du:dateUtc="2025-10-19T02:35:00Z"/>
        </w:rPr>
      </w:pPr>
      <w:ins w:id="4" w:author="jiangyuming" w:date="2025-10-19T10:35:00Z" w16du:dateUtc="2025-10-19T02:35:00Z">
        <w:r>
          <w:rPr>
            <w:rFonts w:hint="eastAsia"/>
          </w:rPr>
          <w:t>├─</w:t>
        </w:r>
        <w:r>
          <w:t xml:space="preserve"> client/                        # </w:t>
        </w:r>
        <w:proofErr w:type="gramStart"/>
        <w:r>
          <w:t>端侧应用</w:t>
        </w:r>
        <w:proofErr w:type="gramEnd"/>
        <w:r>
          <w:t>（Web/移动）</w:t>
        </w:r>
      </w:ins>
    </w:p>
    <w:p w14:paraId="1FCC9E5F" w14:textId="77777777" w:rsidR="00221CB7" w:rsidRDefault="00221CB7" w:rsidP="00221CB7">
      <w:pPr>
        <w:rPr>
          <w:ins w:id="5" w:author="jiangyuming" w:date="2025-10-19T10:35:00Z" w16du:dateUtc="2025-10-19T02:35:00Z"/>
        </w:rPr>
      </w:pPr>
      <w:ins w:id="6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├─ </w:t>
        </w:r>
        <w:proofErr w:type="spellStart"/>
        <w:r>
          <w:t>src</w:t>
        </w:r>
        <w:proofErr w:type="spellEnd"/>
        <w:r>
          <w:t>/</w:t>
        </w:r>
      </w:ins>
    </w:p>
    <w:p w14:paraId="07E46B92" w14:textId="77777777" w:rsidR="00221CB7" w:rsidRDefault="00221CB7" w:rsidP="00221CB7">
      <w:pPr>
        <w:rPr>
          <w:ins w:id="7" w:author="jiangyuming" w:date="2025-10-19T10:35:00Z" w16du:dateUtc="2025-10-19T02:35:00Z"/>
        </w:rPr>
      </w:pPr>
      <w:proofErr w:type="gramStart"/>
      <w:ins w:id="8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├─ pages/                  # 页面/路由</w:t>
        </w:r>
      </w:ins>
    </w:p>
    <w:p w14:paraId="60FF7756" w14:textId="77777777" w:rsidR="00221CB7" w:rsidRDefault="00221CB7" w:rsidP="00221CB7">
      <w:pPr>
        <w:rPr>
          <w:ins w:id="9" w:author="jiangyuming" w:date="2025-10-19T10:35:00Z" w16du:dateUtc="2025-10-19T02:35:00Z"/>
        </w:rPr>
      </w:pPr>
      <w:proofErr w:type="gramStart"/>
      <w:ins w:id="10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├─ components/             # UI 组件（上传、裁剪、结果展示）</w:t>
        </w:r>
      </w:ins>
    </w:p>
    <w:p w14:paraId="4391FA08" w14:textId="77777777" w:rsidR="00221CB7" w:rsidRDefault="00221CB7" w:rsidP="00221CB7">
      <w:pPr>
        <w:rPr>
          <w:ins w:id="11" w:author="jiangyuming" w:date="2025-10-19T10:35:00Z" w16du:dateUtc="2025-10-19T02:35:00Z"/>
        </w:rPr>
      </w:pPr>
      <w:proofErr w:type="gramStart"/>
      <w:ins w:id="12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 xml:space="preserve">├─ pipelines/              # </w:t>
        </w:r>
        <w:proofErr w:type="gramStart"/>
        <w:r>
          <w:t>端侧推理</w:t>
        </w:r>
        <w:proofErr w:type="gramEnd"/>
        <w:r>
          <w:t>流水线</w:t>
        </w:r>
      </w:ins>
    </w:p>
    <w:p w14:paraId="5231CBF0" w14:textId="77777777" w:rsidR="00221CB7" w:rsidRDefault="00221CB7" w:rsidP="00221CB7">
      <w:pPr>
        <w:rPr>
          <w:ins w:id="13" w:author="jiangyuming" w:date="2025-10-19T10:35:00Z" w16du:dateUtc="2025-10-19T02:35:00Z"/>
        </w:rPr>
      </w:pPr>
      <w:proofErr w:type="gramStart"/>
      <w:ins w:id="14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 xml:space="preserve">├─ workers/                # </w:t>
        </w:r>
        <w:proofErr w:type="spellStart"/>
        <w:r>
          <w:t>WebWorker</w:t>
        </w:r>
        <w:proofErr w:type="spellEnd"/>
        <w:r>
          <w:t xml:space="preserve"> 线程 offload</w:t>
        </w:r>
      </w:ins>
    </w:p>
    <w:p w14:paraId="5B699785" w14:textId="77777777" w:rsidR="00221CB7" w:rsidRDefault="00221CB7" w:rsidP="00221CB7">
      <w:pPr>
        <w:rPr>
          <w:ins w:id="15" w:author="jiangyuming" w:date="2025-10-19T10:35:00Z" w16du:dateUtc="2025-10-19T02:35:00Z"/>
        </w:rPr>
      </w:pPr>
      <w:proofErr w:type="gramStart"/>
      <w:ins w:id="16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 xml:space="preserve">├─ </w:t>
        </w:r>
        <w:proofErr w:type="spellStart"/>
        <w:r>
          <w:t>wasm</w:t>
        </w:r>
        <w:proofErr w:type="spellEnd"/>
        <w:r>
          <w:t>/                   # ONNX/WASM 运行时与模型</w:t>
        </w:r>
      </w:ins>
    </w:p>
    <w:p w14:paraId="7CE6A147" w14:textId="77777777" w:rsidR="00221CB7" w:rsidRDefault="00221CB7" w:rsidP="00221CB7">
      <w:pPr>
        <w:rPr>
          <w:ins w:id="17" w:author="jiangyuming" w:date="2025-10-19T10:35:00Z" w16du:dateUtc="2025-10-19T02:35:00Z"/>
        </w:rPr>
      </w:pPr>
      <w:proofErr w:type="gramStart"/>
      <w:ins w:id="18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├─ utils/                  # 图像/数学/计时/日志</w:t>
        </w:r>
      </w:ins>
    </w:p>
    <w:p w14:paraId="36C62A70" w14:textId="77777777" w:rsidR="00221CB7" w:rsidRDefault="00221CB7" w:rsidP="00221CB7">
      <w:pPr>
        <w:rPr>
          <w:ins w:id="19" w:author="jiangyuming" w:date="2025-10-19T10:35:00Z" w16du:dateUtc="2025-10-19T02:35:00Z"/>
        </w:rPr>
      </w:pPr>
      <w:proofErr w:type="gramStart"/>
      <w:ins w:id="20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└─ services/               # 调用 Go Gateway API</w:t>
        </w:r>
      </w:ins>
    </w:p>
    <w:p w14:paraId="6B56D816" w14:textId="77777777" w:rsidR="00221CB7" w:rsidRDefault="00221CB7" w:rsidP="00221CB7">
      <w:pPr>
        <w:rPr>
          <w:ins w:id="21" w:author="jiangyuming" w:date="2025-10-19T10:35:00Z" w16du:dateUtc="2025-10-19T02:35:00Z"/>
        </w:rPr>
      </w:pPr>
      <w:ins w:id="22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└─ tests/</w:t>
        </w:r>
      </w:ins>
    </w:p>
    <w:p w14:paraId="7DACB62E" w14:textId="77777777" w:rsidR="00221CB7" w:rsidRDefault="00221CB7" w:rsidP="00221CB7">
      <w:pPr>
        <w:rPr>
          <w:ins w:id="23" w:author="jiangyuming" w:date="2025-10-19T10:35:00Z" w16du:dateUtc="2025-10-19T02:35:00Z"/>
        </w:rPr>
      </w:pPr>
      <w:ins w:id="24" w:author="jiangyuming" w:date="2025-10-19T10:35:00Z" w16du:dateUtc="2025-10-19T02:35:00Z">
        <w:r>
          <w:rPr>
            <w:rFonts w:hint="eastAsia"/>
          </w:rPr>
          <w:t>├─</w:t>
        </w:r>
        <w:r>
          <w:t xml:space="preserve"> go-gateway/                    # Go 编写的 API 网关</w:t>
        </w:r>
      </w:ins>
    </w:p>
    <w:p w14:paraId="65D5FC05" w14:textId="77777777" w:rsidR="00221CB7" w:rsidRDefault="00221CB7" w:rsidP="00221CB7">
      <w:pPr>
        <w:rPr>
          <w:ins w:id="25" w:author="jiangyuming" w:date="2025-10-19T10:35:00Z" w16du:dateUtc="2025-10-19T02:35:00Z"/>
        </w:rPr>
      </w:pPr>
      <w:ins w:id="26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├─ </w:t>
        </w:r>
        <w:proofErr w:type="spellStart"/>
        <w:r>
          <w:t>cmd</w:t>
        </w:r>
        <w:proofErr w:type="spellEnd"/>
        <w:r>
          <w:t>/</w:t>
        </w:r>
      </w:ins>
    </w:p>
    <w:p w14:paraId="5D3228A7" w14:textId="77777777" w:rsidR="00221CB7" w:rsidRDefault="00221CB7" w:rsidP="00221CB7">
      <w:pPr>
        <w:rPr>
          <w:ins w:id="27" w:author="jiangyuming" w:date="2025-10-19T10:35:00Z" w16du:dateUtc="2025-10-19T02:35:00Z"/>
        </w:rPr>
      </w:pPr>
      <w:proofErr w:type="gramStart"/>
      <w:ins w:id="28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└─ server/</w:t>
        </w:r>
      </w:ins>
    </w:p>
    <w:p w14:paraId="684E6A87" w14:textId="77777777" w:rsidR="00221CB7" w:rsidRDefault="00221CB7" w:rsidP="00221CB7">
      <w:pPr>
        <w:rPr>
          <w:ins w:id="29" w:author="jiangyuming" w:date="2025-10-19T10:35:00Z" w16du:dateUtc="2025-10-19T02:35:00Z"/>
        </w:rPr>
      </w:pPr>
      <w:ins w:id="30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   └─ </w:t>
        </w:r>
        <w:proofErr w:type="spellStart"/>
        <w:r>
          <w:t>main.go</w:t>
        </w:r>
        <w:proofErr w:type="spellEnd"/>
        <w:r>
          <w:t xml:space="preserve">             # 服务启动入口</w:t>
        </w:r>
      </w:ins>
    </w:p>
    <w:p w14:paraId="2359B169" w14:textId="77777777" w:rsidR="00221CB7" w:rsidRDefault="00221CB7" w:rsidP="00221CB7">
      <w:pPr>
        <w:rPr>
          <w:ins w:id="31" w:author="jiangyuming" w:date="2025-10-19T10:35:00Z" w16du:dateUtc="2025-10-19T02:35:00Z"/>
        </w:rPr>
      </w:pPr>
      <w:ins w:id="32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├─ internal/</w:t>
        </w:r>
      </w:ins>
    </w:p>
    <w:p w14:paraId="42F7BFFE" w14:textId="77777777" w:rsidR="00221CB7" w:rsidRDefault="00221CB7" w:rsidP="00221CB7">
      <w:pPr>
        <w:rPr>
          <w:ins w:id="33" w:author="jiangyuming" w:date="2025-10-19T10:35:00Z" w16du:dateUtc="2025-10-19T02:35:00Z"/>
        </w:rPr>
      </w:pPr>
      <w:proofErr w:type="gramStart"/>
      <w:ins w:id="34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├─ handlers/             # HTTP 请求处理器 (Gin/Echo)</w:t>
        </w:r>
      </w:ins>
    </w:p>
    <w:p w14:paraId="358D4B9D" w14:textId="77777777" w:rsidR="00221CB7" w:rsidRDefault="00221CB7" w:rsidP="00221CB7">
      <w:pPr>
        <w:rPr>
          <w:ins w:id="35" w:author="jiangyuming" w:date="2025-10-19T10:35:00Z" w16du:dateUtc="2025-10-19T02:35:00Z"/>
        </w:rPr>
      </w:pPr>
      <w:proofErr w:type="gramStart"/>
      <w:ins w:id="36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├─ services/             # 业务逻辑层</w:t>
        </w:r>
      </w:ins>
    </w:p>
    <w:p w14:paraId="089AA5CC" w14:textId="77777777" w:rsidR="00221CB7" w:rsidRDefault="00221CB7" w:rsidP="00221CB7">
      <w:pPr>
        <w:rPr>
          <w:ins w:id="37" w:author="jiangyuming" w:date="2025-10-19T10:35:00Z" w16du:dateUtc="2025-10-19T02:35:00Z"/>
        </w:rPr>
      </w:pPr>
      <w:proofErr w:type="gramStart"/>
      <w:ins w:id="38" w:author="jiangyuming" w:date="2025-10-19T10:35:00Z" w16du:dateUtc="2025-10-19T02:35:00Z">
        <w:r>
          <w:rPr>
            <w:rFonts w:hint="eastAsia"/>
          </w:rPr>
          <w:lastRenderedPageBreak/>
          <w:t>│</w:t>
        </w:r>
        <w:r>
          <w:t xml:space="preserve">  │  </w:t>
        </w:r>
        <w:proofErr w:type="gramEnd"/>
        <w:r>
          <w:t xml:space="preserve">└─ </w:t>
        </w:r>
        <w:proofErr w:type="spellStart"/>
        <w:r>
          <w:t>rpc_client</w:t>
        </w:r>
        <w:proofErr w:type="spellEnd"/>
        <w:r>
          <w:t xml:space="preserve">/           # </w:t>
        </w:r>
        <w:proofErr w:type="spellStart"/>
        <w:r>
          <w:t>gRPC</w:t>
        </w:r>
        <w:proofErr w:type="spellEnd"/>
        <w:r>
          <w:t xml:space="preserve"> 客户端 (调用 Python 服务)</w:t>
        </w:r>
      </w:ins>
    </w:p>
    <w:p w14:paraId="2FD73BD5" w14:textId="77777777" w:rsidR="00221CB7" w:rsidRDefault="00221CB7" w:rsidP="00221CB7">
      <w:pPr>
        <w:rPr>
          <w:ins w:id="39" w:author="jiangyuming" w:date="2025-10-19T10:35:00Z" w16du:dateUtc="2025-10-19T02:35:00Z"/>
        </w:rPr>
      </w:pPr>
      <w:ins w:id="40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├─ pkg/                       # 项目内可共享的库</w:t>
        </w:r>
      </w:ins>
    </w:p>
    <w:p w14:paraId="6F1F211C" w14:textId="77777777" w:rsidR="00221CB7" w:rsidRDefault="00221CB7" w:rsidP="00221CB7">
      <w:pPr>
        <w:rPr>
          <w:ins w:id="41" w:author="jiangyuming" w:date="2025-10-19T10:35:00Z" w16du:dateUtc="2025-10-19T02:35:00Z"/>
        </w:rPr>
      </w:pPr>
      <w:ins w:id="42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└─ go.mod                     # Go 模块依赖</w:t>
        </w:r>
      </w:ins>
    </w:p>
    <w:p w14:paraId="18461AFF" w14:textId="77777777" w:rsidR="00221CB7" w:rsidRDefault="00221CB7" w:rsidP="00221CB7">
      <w:pPr>
        <w:rPr>
          <w:ins w:id="43" w:author="jiangyuming" w:date="2025-10-19T10:35:00Z" w16du:dateUtc="2025-10-19T02:35:00Z"/>
        </w:rPr>
      </w:pPr>
      <w:ins w:id="44" w:author="jiangyuming" w:date="2025-10-19T10:35:00Z" w16du:dateUtc="2025-10-19T02:35:00Z">
        <w:r>
          <w:rPr>
            <w:rFonts w:hint="eastAsia"/>
          </w:rPr>
          <w:t>├─</w:t>
        </w:r>
        <w:r>
          <w:t xml:space="preserve"> python-inference-service/      # Python 编写的推理服务</w:t>
        </w:r>
      </w:ins>
    </w:p>
    <w:p w14:paraId="54866ACC" w14:textId="77777777" w:rsidR="00221CB7" w:rsidRDefault="00221CB7" w:rsidP="00221CB7">
      <w:pPr>
        <w:rPr>
          <w:ins w:id="45" w:author="jiangyuming" w:date="2025-10-19T10:35:00Z" w16du:dateUtc="2025-10-19T02:35:00Z"/>
        </w:rPr>
      </w:pPr>
      <w:ins w:id="46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├─ app/</w:t>
        </w:r>
      </w:ins>
    </w:p>
    <w:p w14:paraId="43BBFCDC" w14:textId="77777777" w:rsidR="00221CB7" w:rsidRDefault="00221CB7" w:rsidP="00221CB7">
      <w:pPr>
        <w:rPr>
          <w:ins w:id="47" w:author="jiangyuming" w:date="2025-10-19T10:35:00Z" w16du:dateUtc="2025-10-19T02:35:00Z"/>
        </w:rPr>
      </w:pPr>
      <w:proofErr w:type="gramStart"/>
      <w:ins w:id="48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├─ __init__.py</w:t>
        </w:r>
      </w:ins>
    </w:p>
    <w:p w14:paraId="1DE05B37" w14:textId="77777777" w:rsidR="00221CB7" w:rsidRDefault="00221CB7" w:rsidP="00221CB7">
      <w:pPr>
        <w:rPr>
          <w:ins w:id="49" w:author="jiangyuming" w:date="2025-10-19T10:35:00Z" w16du:dateUtc="2025-10-19T02:35:00Z"/>
        </w:rPr>
      </w:pPr>
      <w:proofErr w:type="gramStart"/>
      <w:ins w:id="50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 xml:space="preserve">├─ server.py               # </w:t>
        </w:r>
        <w:proofErr w:type="spellStart"/>
        <w:r>
          <w:t>gRPC</w:t>
        </w:r>
        <w:proofErr w:type="spellEnd"/>
        <w:r>
          <w:t xml:space="preserve"> 服务</w:t>
        </w:r>
        <w:proofErr w:type="gramStart"/>
        <w:r>
          <w:t>端启动</w:t>
        </w:r>
        <w:proofErr w:type="gramEnd"/>
        <w:r>
          <w:t>入口</w:t>
        </w:r>
      </w:ins>
    </w:p>
    <w:p w14:paraId="431817E9" w14:textId="77777777" w:rsidR="00221CB7" w:rsidRDefault="00221CB7" w:rsidP="00221CB7">
      <w:pPr>
        <w:rPr>
          <w:ins w:id="51" w:author="jiangyuming" w:date="2025-10-19T10:35:00Z" w16du:dateUtc="2025-10-19T02:35:00Z"/>
        </w:rPr>
      </w:pPr>
      <w:proofErr w:type="gramStart"/>
      <w:ins w:id="52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 xml:space="preserve">├─ services/               # 实现 </w:t>
        </w:r>
        <w:proofErr w:type="spellStart"/>
        <w:r>
          <w:t>gRPC</w:t>
        </w:r>
        <w:proofErr w:type="spellEnd"/>
        <w:r>
          <w:t xml:space="preserve"> 接口</w:t>
        </w:r>
      </w:ins>
    </w:p>
    <w:p w14:paraId="0E5A11B3" w14:textId="77777777" w:rsidR="00221CB7" w:rsidRDefault="00221CB7" w:rsidP="00221CB7">
      <w:pPr>
        <w:rPr>
          <w:ins w:id="53" w:author="jiangyuming" w:date="2025-10-19T10:35:00Z" w16du:dateUtc="2025-10-19T02:35:00Z"/>
        </w:rPr>
      </w:pPr>
      <w:proofErr w:type="gramStart"/>
      <w:ins w:id="54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│  ├─ detector.py         # 文本检测 (</w:t>
        </w:r>
        <w:proofErr w:type="spellStart"/>
        <w:r>
          <w:t>DBNet</w:t>
        </w:r>
        <w:proofErr w:type="spellEnd"/>
        <w:r>
          <w:t>/EAST)</w:t>
        </w:r>
      </w:ins>
    </w:p>
    <w:p w14:paraId="3065C184" w14:textId="77777777" w:rsidR="00221CB7" w:rsidRDefault="00221CB7" w:rsidP="00221CB7">
      <w:pPr>
        <w:rPr>
          <w:ins w:id="55" w:author="jiangyuming" w:date="2025-10-19T10:35:00Z" w16du:dateUtc="2025-10-19T02:35:00Z"/>
        </w:rPr>
      </w:pPr>
      <w:proofErr w:type="gramStart"/>
      <w:ins w:id="56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│  ├─ recognizer.py       # 文本识别 (CRNN/</w:t>
        </w:r>
        <w:proofErr w:type="spellStart"/>
        <w:r>
          <w:t>TrOCR</w:t>
        </w:r>
        <w:proofErr w:type="spellEnd"/>
        <w:r>
          <w:t>)</w:t>
        </w:r>
      </w:ins>
    </w:p>
    <w:p w14:paraId="4ABDB55A" w14:textId="77777777" w:rsidR="00221CB7" w:rsidRDefault="00221CB7" w:rsidP="00221CB7">
      <w:pPr>
        <w:rPr>
          <w:ins w:id="57" w:author="jiangyuming" w:date="2025-10-19T10:35:00Z" w16du:dateUtc="2025-10-19T02:35:00Z"/>
        </w:rPr>
      </w:pPr>
      <w:proofErr w:type="gramStart"/>
      <w:ins w:id="58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│  └─ layout.py           # 版面分析</w:t>
        </w:r>
      </w:ins>
    </w:p>
    <w:p w14:paraId="6AE313B6" w14:textId="77777777" w:rsidR="00221CB7" w:rsidRDefault="00221CB7" w:rsidP="00221CB7">
      <w:pPr>
        <w:rPr>
          <w:ins w:id="59" w:author="jiangyuming" w:date="2025-10-19T10:35:00Z" w16du:dateUtc="2025-10-19T02:35:00Z"/>
        </w:rPr>
      </w:pPr>
      <w:proofErr w:type="gramStart"/>
      <w:ins w:id="60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├─ models/                 # 模型权重 (ONNX/FP16/INT8)</w:t>
        </w:r>
      </w:ins>
    </w:p>
    <w:p w14:paraId="24781B0A" w14:textId="77777777" w:rsidR="00221CB7" w:rsidRDefault="00221CB7" w:rsidP="00221CB7">
      <w:pPr>
        <w:rPr>
          <w:ins w:id="61" w:author="jiangyuming" w:date="2025-10-19T10:35:00Z" w16du:dateUtc="2025-10-19T02:35:00Z"/>
        </w:rPr>
      </w:pPr>
      <w:proofErr w:type="gramStart"/>
      <w:ins w:id="62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│  </w:t>
        </w:r>
        <w:proofErr w:type="gramEnd"/>
        <w:r>
          <w:t>└─ utils/                  # 预后处理、切片等</w:t>
        </w:r>
      </w:ins>
    </w:p>
    <w:p w14:paraId="2EB21418" w14:textId="77777777" w:rsidR="00221CB7" w:rsidRDefault="00221CB7" w:rsidP="00221CB7">
      <w:pPr>
        <w:rPr>
          <w:ins w:id="63" w:author="jiangyuming" w:date="2025-10-19T10:35:00Z" w16du:dateUtc="2025-10-19T02:35:00Z"/>
        </w:rPr>
      </w:pPr>
      <w:ins w:id="64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├─ benchmarks/                # </w:t>
        </w:r>
        <w:proofErr w:type="gramStart"/>
        <w:r>
          <w:t>压测脚本</w:t>
        </w:r>
        <w:proofErr w:type="gramEnd"/>
      </w:ins>
    </w:p>
    <w:p w14:paraId="00B99ECF" w14:textId="77777777" w:rsidR="00221CB7" w:rsidRDefault="00221CB7" w:rsidP="00221CB7">
      <w:pPr>
        <w:rPr>
          <w:ins w:id="65" w:author="jiangyuming" w:date="2025-10-19T10:35:00Z" w16du:dateUtc="2025-10-19T02:35:00Z"/>
        </w:rPr>
      </w:pPr>
      <w:ins w:id="66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└─ requirements.txt</w:t>
        </w:r>
      </w:ins>
    </w:p>
    <w:p w14:paraId="6C0E269D" w14:textId="77777777" w:rsidR="00221CB7" w:rsidRDefault="00221CB7" w:rsidP="00221CB7">
      <w:pPr>
        <w:rPr>
          <w:ins w:id="67" w:author="jiangyuming" w:date="2025-10-19T10:35:00Z" w16du:dateUtc="2025-10-19T02:35:00Z"/>
        </w:rPr>
      </w:pPr>
      <w:ins w:id="68" w:author="jiangyuming" w:date="2025-10-19T10:35:00Z" w16du:dateUtc="2025-10-19T02:35:00Z">
        <w:r>
          <w:rPr>
            <w:rFonts w:hint="eastAsia"/>
          </w:rPr>
          <w:t>├─</w:t>
        </w:r>
        <w:r>
          <w:t xml:space="preserve"> protos/                        # </w:t>
        </w:r>
        <w:proofErr w:type="spellStart"/>
        <w:r>
          <w:t>Protobuf</w:t>
        </w:r>
        <w:proofErr w:type="spellEnd"/>
        <w:r>
          <w:t xml:space="preserve"> 协议定义</w:t>
        </w:r>
      </w:ins>
    </w:p>
    <w:p w14:paraId="75EC56CF" w14:textId="77777777" w:rsidR="00221CB7" w:rsidRDefault="00221CB7" w:rsidP="00221CB7">
      <w:pPr>
        <w:rPr>
          <w:ins w:id="69" w:author="jiangyuming" w:date="2025-10-19T10:35:00Z" w16du:dateUtc="2025-10-19T02:35:00Z"/>
        </w:rPr>
      </w:pPr>
      <w:ins w:id="70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└─ </w:t>
        </w:r>
        <w:proofErr w:type="spellStart"/>
        <w:r>
          <w:t>ocr.proto</w:t>
        </w:r>
        <w:proofErr w:type="spellEnd"/>
        <w:r>
          <w:t xml:space="preserve">                  # 定义 RPC 服务和消息体</w:t>
        </w:r>
      </w:ins>
    </w:p>
    <w:p w14:paraId="06CB3FA9" w14:textId="77777777" w:rsidR="00221CB7" w:rsidRDefault="00221CB7" w:rsidP="00221CB7">
      <w:pPr>
        <w:rPr>
          <w:ins w:id="71" w:author="jiangyuming" w:date="2025-10-19T10:35:00Z" w16du:dateUtc="2025-10-19T02:35:00Z"/>
        </w:rPr>
      </w:pPr>
      <w:ins w:id="72" w:author="jiangyuming" w:date="2025-10-19T10:35:00Z" w16du:dateUtc="2025-10-19T02:35:00Z">
        <w:r>
          <w:rPr>
            <w:rFonts w:hint="eastAsia"/>
          </w:rPr>
          <w:t>├─</w:t>
        </w:r>
        <w:r>
          <w:t xml:space="preserve"> shared/</w:t>
        </w:r>
      </w:ins>
    </w:p>
    <w:p w14:paraId="3E55DEA2" w14:textId="77777777" w:rsidR="00221CB7" w:rsidRDefault="00221CB7" w:rsidP="00221CB7">
      <w:pPr>
        <w:rPr>
          <w:ins w:id="73" w:author="jiangyuming" w:date="2025-10-19T10:35:00Z" w16du:dateUtc="2025-10-19T02:35:00Z"/>
        </w:rPr>
      </w:pPr>
      <w:ins w:id="74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├─ schemas/                   # 前端与 Go 网关的协议 (TypeScript types)</w:t>
        </w:r>
      </w:ins>
    </w:p>
    <w:p w14:paraId="7F4AB514" w14:textId="77777777" w:rsidR="00221CB7" w:rsidRDefault="00221CB7" w:rsidP="00221CB7">
      <w:pPr>
        <w:rPr>
          <w:ins w:id="75" w:author="jiangyuming" w:date="2025-10-19T10:35:00Z" w16du:dateUtc="2025-10-19T02:35:00Z"/>
        </w:rPr>
      </w:pPr>
      <w:ins w:id="76" w:author="jiangyuming" w:date="2025-10-19T10:35:00Z" w16du:dateUtc="2025-10-19T02:35:00Z">
        <w:r>
          <w:rPr>
            <w:rFonts w:hint="eastAsia"/>
          </w:rPr>
          <w:t>│</w:t>
        </w:r>
        <w:r>
          <w:t xml:space="preserve">  └─ metrics/                   # 指标埋点与打点约定</w:t>
        </w:r>
      </w:ins>
    </w:p>
    <w:p w14:paraId="7011C45D" w14:textId="77777777" w:rsidR="00221CB7" w:rsidRDefault="00221CB7" w:rsidP="00221CB7">
      <w:pPr>
        <w:rPr>
          <w:ins w:id="77" w:author="jiangyuming" w:date="2025-10-19T10:35:00Z" w16du:dateUtc="2025-10-19T02:35:00Z"/>
        </w:rPr>
      </w:pPr>
      <w:ins w:id="78" w:author="jiangyuming" w:date="2025-10-19T10:35:00Z" w16du:dateUtc="2025-10-19T02:35:00Z">
        <w:r>
          <w:rPr>
            <w:rFonts w:hint="eastAsia"/>
          </w:rPr>
          <w:t>├─</w:t>
        </w:r>
        <w:r>
          <w:t xml:space="preserve"> scripts/                       # 数据准备/量化/导出工具</w:t>
        </w:r>
      </w:ins>
    </w:p>
    <w:p w14:paraId="74A7069D" w14:textId="77777777" w:rsidR="00221CB7" w:rsidRDefault="00221CB7" w:rsidP="00221CB7">
      <w:pPr>
        <w:rPr>
          <w:ins w:id="79" w:author="jiangyuming" w:date="2025-10-19T10:35:00Z" w16du:dateUtc="2025-10-19T02:35:00Z"/>
        </w:rPr>
      </w:pPr>
      <w:ins w:id="80" w:author="jiangyuming" w:date="2025-10-19T10:35:00Z" w16du:dateUtc="2025-10-19T02:35:00Z">
        <w:r>
          <w:rPr>
            <w:rFonts w:hint="eastAsia"/>
          </w:rPr>
          <w:t>├─</w:t>
        </w:r>
        <w:r>
          <w:t xml:space="preserve"> docs/                          # 架构图/接口说明/演示清单</w:t>
        </w:r>
      </w:ins>
    </w:p>
    <w:p w14:paraId="5A8F826A" w14:textId="46B5A55A" w:rsidR="00F5583B" w:rsidRDefault="00221CB7" w:rsidP="00221CB7">
      <w:pPr>
        <w:rPr>
          <w:ins w:id="81" w:author="jiangyuming" w:date="2025-10-19T10:35:00Z" w16du:dateUtc="2025-10-19T02:35:00Z"/>
        </w:rPr>
      </w:pPr>
      <w:ins w:id="82" w:author="jiangyuming" w:date="2025-10-19T10:35:00Z" w16du:dateUtc="2025-10-19T02:35:00Z">
        <w:r>
          <w:rPr>
            <w:rFonts w:hint="eastAsia"/>
          </w:rPr>
          <w:t>└─</w:t>
        </w:r>
        <w:r>
          <w:t xml:space="preserve"> README.md</w:t>
        </w:r>
      </w:ins>
    </w:p>
    <w:p w14:paraId="48A8917F" w14:textId="77777777" w:rsidR="00F5583B" w:rsidRPr="00FF0751" w:rsidRDefault="00F5583B" w:rsidP="00FF0751"/>
    <w:p w14:paraId="686D2516" w14:textId="77777777" w:rsidR="00FF0751" w:rsidRPr="00FF0751" w:rsidDel="00F03CA8" w:rsidRDefault="00FF0751">
      <w:pPr>
        <w:ind w:left="300" w:firstLine="420"/>
        <w:rPr>
          <w:del w:id="83" w:author="jiangyuming" w:date="2025-10-19T10:33:00Z" w16du:dateUtc="2025-10-19T02:33:00Z"/>
        </w:rPr>
        <w:pPrChange w:id="84" w:author="jiangyuming" w:date="2025-10-19T10:34:00Z" w16du:dateUtc="2025-10-19T02:34:00Z">
          <w:pPr>
            <w:pStyle w:val="a9"/>
          </w:pPr>
        </w:pPrChange>
      </w:pPr>
      <w:del w:id="85" w:author="jiangyuming" w:date="2025-10-19T10:33:00Z" w16du:dateUtc="2025-10-19T02:33:00Z">
        <w:r w:rsidRPr="00FF0751" w:rsidDel="00F03CA8">
          <w:delText>ocr-app/</w:delText>
        </w:r>
      </w:del>
    </w:p>
    <w:p w14:paraId="3E34A54B" w14:textId="77777777" w:rsidR="00FF0751" w:rsidRPr="00FF0751" w:rsidDel="00F03CA8" w:rsidRDefault="00FF0751" w:rsidP="0049214E">
      <w:pPr>
        <w:pStyle w:val="a9"/>
        <w:rPr>
          <w:del w:id="86" w:author="jiangyuming" w:date="2025-10-19T10:33:00Z" w16du:dateUtc="2025-10-19T02:33:00Z"/>
        </w:rPr>
      </w:pPr>
      <w:del w:id="87" w:author="jiangyuming" w:date="2025-10-19T10:33:00Z" w16du:dateUtc="2025-10-19T02:33:00Z">
        <w:r w:rsidRPr="00FF0751" w:rsidDel="00F03CA8">
          <w:delText>├─ client/                        # 端侧应用（Web/移动）</w:delText>
        </w:r>
      </w:del>
    </w:p>
    <w:p w14:paraId="04B60218" w14:textId="77777777" w:rsidR="00FF0751" w:rsidRPr="00FF0751" w:rsidDel="00F03CA8" w:rsidRDefault="00FF0751" w:rsidP="0049214E">
      <w:pPr>
        <w:pStyle w:val="a9"/>
        <w:rPr>
          <w:del w:id="88" w:author="jiangyuming" w:date="2025-10-19T10:33:00Z" w16du:dateUtc="2025-10-19T02:33:00Z"/>
        </w:rPr>
      </w:pPr>
      <w:del w:id="89" w:author="jiangyuming" w:date="2025-10-19T10:33:00Z" w16du:dateUtc="2025-10-19T02:33:00Z">
        <w:r w:rsidRPr="00FF0751" w:rsidDel="00F03CA8">
          <w:delText>│  ├─ src/</w:delText>
        </w:r>
      </w:del>
    </w:p>
    <w:p w14:paraId="557B1002" w14:textId="77777777" w:rsidR="00FF0751" w:rsidRPr="00FF0751" w:rsidDel="00F03CA8" w:rsidRDefault="00FF0751" w:rsidP="0049214E">
      <w:pPr>
        <w:pStyle w:val="a9"/>
        <w:rPr>
          <w:del w:id="90" w:author="jiangyuming" w:date="2025-10-19T10:33:00Z" w16du:dateUtc="2025-10-19T02:33:00Z"/>
        </w:rPr>
      </w:pPr>
      <w:del w:id="91" w:author="jiangyuming" w:date="2025-10-19T10:33:00Z" w16du:dateUtc="2025-10-19T02:33:00Z">
        <w:r w:rsidRPr="00FF0751" w:rsidDel="00F03CA8">
          <w:delText>│  │  ├─ pages/                  # 页面/路由</w:delText>
        </w:r>
      </w:del>
    </w:p>
    <w:p w14:paraId="6D220CE4" w14:textId="77777777" w:rsidR="00FF0751" w:rsidRPr="00FF0751" w:rsidDel="00F03CA8" w:rsidRDefault="00FF0751" w:rsidP="0049214E">
      <w:pPr>
        <w:pStyle w:val="a9"/>
        <w:rPr>
          <w:del w:id="92" w:author="jiangyuming" w:date="2025-10-19T10:33:00Z" w16du:dateUtc="2025-10-19T02:33:00Z"/>
        </w:rPr>
      </w:pPr>
      <w:del w:id="93" w:author="jiangyuming" w:date="2025-10-19T10:33:00Z" w16du:dateUtc="2025-10-19T02:33:00Z">
        <w:r w:rsidRPr="00FF0751" w:rsidDel="00F03CA8">
          <w:delText>│  │  ├─ components/             # UI 组件（上传、裁剪、结果展示）</w:delText>
        </w:r>
      </w:del>
    </w:p>
    <w:p w14:paraId="4E5583CF" w14:textId="77777777" w:rsidR="00FF0751" w:rsidRPr="00FF0751" w:rsidDel="00F03CA8" w:rsidRDefault="00FF0751" w:rsidP="0049214E">
      <w:pPr>
        <w:pStyle w:val="a9"/>
        <w:rPr>
          <w:del w:id="94" w:author="jiangyuming" w:date="2025-10-19T10:33:00Z" w16du:dateUtc="2025-10-19T02:33:00Z"/>
        </w:rPr>
      </w:pPr>
      <w:del w:id="95" w:author="jiangyuming" w:date="2025-10-19T10:33:00Z" w16du:dateUtc="2025-10-19T02:33:00Z">
        <w:r w:rsidRPr="00FF0751" w:rsidDel="00F03CA8">
          <w:delText>│  │  ├─ pipelines/              # 推理流水线（端侧）</w:delText>
        </w:r>
      </w:del>
    </w:p>
    <w:p w14:paraId="41AE7524" w14:textId="301160AC" w:rsidR="00FF0751" w:rsidRPr="00FF0751" w:rsidDel="00F03CA8" w:rsidRDefault="00FF0751" w:rsidP="0049214E">
      <w:pPr>
        <w:pStyle w:val="a9"/>
        <w:rPr>
          <w:del w:id="96" w:author="jiangyuming" w:date="2025-10-19T10:33:00Z" w16du:dateUtc="2025-10-19T02:33:00Z"/>
        </w:rPr>
      </w:pPr>
      <w:del w:id="97" w:author="jiangyuming" w:date="2025-10-19T10:33:00Z" w16du:dateUtc="2025-10-19T02:33:00Z">
        <w:r w:rsidRPr="00FF0751" w:rsidDel="00F03CA8">
          <w:delText>│  │  │  ├─ preprocess        # 去噪/缩放/纠偏</w:delText>
        </w:r>
      </w:del>
    </w:p>
    <w:p w14:paraId="5CD0B0DB" w14:textId="71969C7F" w:rsidR="00FF0751" w:rsidRPr="00FF0751" w:rsidDel="00F03CA8" w:rsidRDefault="00FF0751" w:rsidP="0049214E">
      <w:pPr>
        <w:pStyle w:val="a9"/>
        <w:rPr>
          <w:del w:id="98" w:author="jiangyuming" w:date="2025-10-19T10:33:00Z" w16du:dateUtc="2025-10-19T02:33:00Z"/>
        </w:rPr>
      </w:pPr>
      <w:del w:id="99" w:author="jiangyuming" w:date="2025-10-19T10:33:00Z" w16du:dateUtc="2025-10-19T02:33:00Z">
        <w:r w:rsidRPr="00FF0751" w:rsidDel="00F03CA8">
          <w:delText>│  │  │  ├─ detect            # 轻量检测（WASM/WebGPU，可选）</w:delText>
        </w:r>
      </w:del>
    </w:p>
    <w:p w14:paraId="4D1DA609" w14:textId="2B30BEEC" w:rsidR="00FF0751" w:rsidRPr="00FF0751" w:rsidDel="00F03CA8" w:rsidRDefault="00FF0751" w:rsidP="0049214E">
      <w:pPr>
        <w:pStyle w:val="a9"/>
        <w:rPr>
          <w:del w:id="100" w:author="jiangyuming" w:date="2025-10-19T10:33:00Z" w16du:dateUtc="2025-10-19T02:33:00Z"/>
        </w:rPr>
      </w:pPr>
      <w:del w:id="101" w:author="jiangyuming" w:date="2025-10-19T10:33:00Z" w16du:dateUtc="2025-10-19T02:33:00Z">
        <w:r w:rsidRPr="00FF0751" w:rsidDel="00F03CA8">
          <w:delText>│  │  │  └─ postprocess       # NMS/排序/行块合并</w:delText>
        </w:r>
      </w:del>
    </w:p>
    <w:p w14:paraId="0577975E" w14:textId="77777777" w:rsidR="00FF0751" w:rsidRPr="00FF0751" w:rsidDel="00F03CA8" w:rsidRDefault="00FF0751" w:rsidP="0049214E">
      <w:pPr>
        <w:pStyle w:val="a9"/>
        <w:rPr>
          <w:del w:id="102" w:author="jiangyuming" w:date="2025-10-19T10:33:00Z" w16du:dateUtc="2025-10-19T02:33:00Z"/>
        </w:rPr>
      </w:pPr>
      <w:del w:id="103" w:author="jiangyuming" w:date="2025-10-19T10:33:00Z" w16du:dateUtc="2025-10-19T02:33:00Z">
        <w:r w:rsidRPr="00FF0751" w:rsidDel="00F03CA8">
          <w:delText>│  │  ├─ workers/                # WebWorker/线程 offload</w:delText>
        </w:r>
      </w:del>
    </w:p>
    <w:p w14:paraId="57F69A6F" w14:textId="77777777" w:rsidR="00FF0751" w:rsidRPr="00FF0751" w:rsidDel="00F03CA8" w:rsidRDefault="00FF0751" w:rsidP="0049214E">
      <w:pPr>
        <w:pStyle w:val="a9"/>
        <w:rPr>
          <w:del w:id="104" w:author="jiangyuming" w:date="2025-10-19T10:33:00Z" w16du:dateUtc="2025-10-19T02:33:00Z"/>
        </w:rPr>
      </w:pPr>
      <w:del w:id="105" w:author="jiangyuming" w:date="2025-10-19T10:33:00Z" w16du:dateUtc="2025-10-19T02:33:00Z">
        <w:r w:rsidRPr="00FF0751" w:rsidDel="00F03CA8">
          <w:delText>│  │  ├─ wasm/                   # ONNX/WASM 运行时与模型切片</w:delText>
        </w:r>
      </w:del>
    </w:p>
    <w:p w14:paraId="2A8F7163" w14:textId="77777777" w:rsidR="00FF0751" w:rsidRPr="00FF0751" w:rsidDel="00F03CA8" w:rsidRDefault="00FF0751" w:rsidP="0049214E">
      <w:pPr>
        <w:pStyle w:val="a9"/>
        <w:rPr>
          <w:del w:id="106" w:author="jiangyuming" w:date="2025-10-19T10:33:00Z" w16du:dateUtc="2025-10-19T02:33:00Z"/>
        </w:rPr>
      </w:pPr>
      <w:del w:id="107" w:author="jiangyuming" w:date="2025-10-19T10:33:00Z" w16du:dateUtc="2025-10-19T02:33:00Z">
        <w:r w:rsidRPr="00FF0751" w:rsidDel="00F03CA8">
          <w:delText>│  │  ├─ utils/                  # 图像/数学/计时/日志</w:delText>
        </w:r>
      </w:del>
    </w:p>
    <w:p w14:paraId="5BFDAD5E" w14:textId="77777777" w:rsidR="00FF0751" w:rsidRPr="00FF0751" w:rsidDel="00F03CA8" w:rsidRDefault="00FF0751" w:rsidP="0049214E">
      <w:pPr>
        <w:pStyle w:val="a9"/>
        <w:rPr>
          <w:del w:id="108" w:author="jiangyuming" w:date="2025-10-19T10:33:00Z" w16du:dateUtc="2025-10-19T02:33:00Z"/>
        </w:rPr>
      </w:pPr>
      <w:del w:id="109" w:author="jiangyuming" w:date="2025-10-19T10:33:00Z" w16du:dateUtc="2025-10-19T02:33:00Z">
        <w:r w:rsidRPr="00FF0751" w:rsidDel="00F03CA8">
          <w:delText>│  │  └─ services/               # 调用后端识别 API</w:delText>
        </w:r>
      </w:del>
    </w:p>
    <w:p w14:paraId="2DF0D726" w14:textId="77777777" w:rsidR="00FF0751" w:rsidRPr="00FF0751" w:rsidDel="00F03CA8" w:rsidRDefault="00FF0751" w:rsidP="0049214E">
      <w:pPr>
        <w:pStyle w:val="a9"/>
        <w:rPr>
          <w:del w:id="110" w:author="jiangyuming" w:date="2025-10-19T10:33:00Z" w16du:dateUtc="2025-10-19T02:33:00Z"/>
        </w:rPr>
      </w:pPr>
      <w:del w:id="111" w:author="jiangyuming" w:date="2025-10-19T10:33:00Z" w16du:dateUtc="2025-10-19T02:33:00Z">
        <w:r w:rsidRPr="00FF0751" w:rsidDel="00F03CA8">
          <w:delText>│  └─ tests/                     # 端侧单测</w:delText>
        </w:r>
      </w:del>
    </w:p>
    <w:p w14:paraId="0B7AAB25" w14:textId="77777777" w:rsidR="00FF0751" w:rsidRPr="00FF0751" w:rsidDel="00F03CA8" w:rsidRDefault="00FF0751" w:rsidP="0049214E">
      <w:pPr>
        <w:pStyle w:val="a9"/>
        <w:rPr>
          <w:del w:id="112" w:author="jiangyuming" w:date="2025-10-19T10:33:00Z" w16du:dateUtc="2025-10-19T02:33:00Z"/>
        </w:rPr>
      </w:pPr>
      <w:del w:id="113" w:author="jiangyuming" w:date="2025-10-19T10:33:00Z" w16du:dateUtc="2025-10-19T02:33:00Z">
        <w:r w:rsidRPr="00FF0751" w:rsidDel="00F03CA8">
          <w:delText>├─ server/                        # 服务端（FastAPI/Flask 或 Node/Fastify）</w:delText>
        </w:r>
      </w:del>
    </w:p>
    <w:p w14:paraId="7C0451DA" w14:textId="77777777" w:rsidR="00FF0751" w:rsidRPr="00FF0751" w:rsidDel="00F03CA8" w:rsidRDefault="00FF0751" w:rsidP="0049214E">
      <w:pPr>
        <w:pStyle w:val="a9"/>
        <w:rPr>
          <w:del w:id="114" w:author="jiangyuming" w:date="2025-10-19T10:33:00Z" w16du:dateUtc="2025-10-19T02:33:00Z"/>
        </w:rPr>
      </w:pPr>
      <w:del w:id="115" w:author="jiangyuming" w:date="2025-10-19T10:33:00Z" w16du:dateUtc="2025-10-19T02:33:00Z">
        <w:r w:rsidRPr="00FF0751" w:rsidDel="00F03CA8">
          <w:delText>│  ├─ app.py                      # 启动入口（或 index.ts）</w:delText>
        </w:r>
      </w:del>
    </w:p>
    <w:p w14:paraId="4CC506DD" w14:textId="77777777" w:rsidR="00FF0751" w:rsidRPr="00FF0751" w:rsidDel="00F03CA8" w:rsidRDefault="00FF0751" w:rsidP="0049214E">
      <w:pPr>
        <w:pStyle w:val="a9"/>
        <w:rPr>
          <w:del w:id="116" w:author="jiangyuming" w:date="2025-10-19T10:33:00Z" w16du:dateUtc="2025-10-19T02:33:00Z"/>
        </w:rPr>
      </w:pPr>
      <w:del w:id="117" w:author="jiangyuming" w:date="2025-10-19T10:33:00Z" w16du:dateUtc="2025-10-19T02:33:00Z">
        <w:r w:rsidRPr="00FF0751" w:rsidDel="00F03CA8">
          <w:delText>│  ├─ routers/</w:delText>
        </w:r>
      </w:del>
    </w:p>
    <w:p w14:paraId="3DA53110" w14:textId="77777777" w:rsidR="00FF0751" w:rsidRPr="00FF0751" w:rsidDel="00F03CA8" w:rsidRDefault="00FF0751" w:rsidP="0049214E">
      <w:pPr>
        <w:pStyle w:val="a9"/>
        <w:rPr>
          <w:del w:id="118" w:author="jiangyuming" w:date="2025-10-19T10:33:00Z" w16du:dateUtc="2025-10-19T02:33:00Z"/>
        </w:rPr>
      </w:pPr>
      <w:del w:id="119" w:author="jiangyuming" w:date="2025-10-19T10:33:00Z" w16du:dateUtc="2025-10-19T02:33:00Z">
        <w:r w:rsidRPr="00FF0751" w:rsidDel="00F03CA8">
          <w:delText>│  │  ├─ infer.py                # /infer 识别接口（批/并发/队列）</w:delText>
        </w:r>
      </w:del>
    </w:p>
    <w:p w14:paraId="0558186B" w14:textId="77777777" w:rsidR="00FF0751" w:rsidRPr="00FF0751" w:rsidDel="00F03CA8" w:rsidRDefault="00FF0751" w:rsidP="0049214E">
      <w:pPr>
        <w:pStyle w:val="a9"/>
        <w:rPr>
          <w:del w:id="120" w:author="jiangyuming" w:date="2025-10-19T10:33:00Z" w16du:dateUtc="2025-10-19T02:33:00Z"/>
        </w:rPr>
      </w:pPr>
      <w:del w:id="121" w:author="jiangyuming" w:date="2025-10-19T10:33:00Z" w16du:dateUtc="2025-10-19T02:33:00Z">
        <w:r w:rsidRPr="00FF0751" w:rsidDel="00F03CA8">
          <w:delText>│  │  └─ health.py               # 健康检查/指标</w:delText>
        </w:r>
      </w:del>
    </w:p>
    <w:p w14:paraId="1FAD800A" w14:textId="77777777" w:rsidR="00FF0751" w:rsidRPr="00FF0751" w:rsidDel="00F03CA8" w:rsidRDefault="00FF0751" w:rsidP="0049214E">
      <w:pPr>
        <w:pStyle w:val="a9"/>
        <w:rPr>
          <w:del w:id="122" w:author="jiangyuming" w:date="2025-10-19T10:33:00Z" w16du:dateUtc="2025-10-19T02:33:00Z"/>
        </w:rPr>
      </w:pPr>
      <w:del w:id="123" w:author="jiangyuming" w:date="2025-10-19T10:33:00Z" w16du:dateUtc="2025-10-19T02:33:00Z">
        <w:r w:rsidRPr="00FF0751" w:rsidDel="00F03CA8">
          <w:delText>│  ├─ services/</w:delText>
        </w:r>
      </w:del>
    </w:p>
    <w:p w14:paraId="5E15B7D4" w14:textId="77777777" w:rsidR="00FF0751" w:rsidRPr="00FF0751" w:rsidDel="00F03CA8" w:rsidRDefault="00FF0751" w:rsidP="0049214E">
      <w:pPr>
        <w:pStyle w:val="a9"/>
        <w:rPr>
          <w:del w:id="124" w:author="jiangyuming" w:date="2025-10-19T10:33:00Z" w16du:dateUtc="2025-10-19T02:33:00Z"/>
        </w:rPr>
      </w:pPr>
      <w:del w:id="125" w:author="jiangyuming" w:date="2025-10-19T10:33:00Z" w16du:dateUtc="2025-10-19T02:33:00Z">
        <w:r w:rsidRPr="00FF0751" w:rsidDel="00F03CA8">
          <w:delText>│  │  ├─ detector.py             # 标准/高精度检测（如 DBNet/EAST）</w:delText>
        </w:r>
      </w:del>
    </w:p>
    <w:p w14:paraId="023A22B3" w14:textId="77777777" w:rsidR="00FF0751" w:rsidRPr="00FF0751" w:rsidDel="00F03CA8" w:rsidRDefault="00FF0751" w:rsidP="0049214E">
      <w:pPr>
        <w:pStyle w:val="a9"/>
        <w:rPr>
          <w:del w:id="126" w:author="jiangyuming" w:date="2025-10-19T10:33:00Z" w16du:dateUtc="2025-10-19T02:33:00Z"/>
        </w:rPr>
      </w:pPr>
      <w:del w:id="127" w:author="jiangyuming" w:date="2025-10-19T10:33:00Z" w16du:dateUtc="2025-10-19T02:33:00Z">
        <w:r w:rsidRPr="00FF0751" w:rsidDel="00F03CA8">
          <w:delText>│  │  ├─ recognizer.py           # 识别（如 CRNN/TrOCR/ViT）</w:delText>
        </w:r>
      </w:del>
    </w:p>
    <w:p w14:paraId="0B51E8F9" w14:textId="77777777" w:rsidR="00FF0751" w:rsidRPr="00FF0751" w:rsidDel="00F03CA8" w:rsidRDefault="00FF0751" w:rsidP="0049214E">
      <w:pPr>
        <w:pStyle w:val="a9"/>
        <w:rPr>
          <w:del w:id="128" w:author="jiangyuming" w:date="2025-10-19T10:33:00Z" w16du:dateUtc="2025-10-19T02:33:00Z"/>
        </w:rPr>
      </w:pPr>
      <w:del w:id="129" w:author="jiangyuming" w:date="2025-10-19T10:33:00Z" w16du:dateUtc="2025-10-19T02:33:00Z">
        <w:r w:rsidRPr="00FF0751" w:rsidDel="00F03CA8">
          <w:delText>│  │  └─ layout.py               # 版面结构/表格线检测</w:delText>
        </w:r>
      </w:del>
    </w:p>
    <w:p w14:paraId="606357EC" w14:textId="77777777" w:rsidR="00FF0751" w:rsidRPr="00FF0751" w:rsidDel="00F03CA8" w:rsidRDefault="00FF0751" w:rsidP="0049214E">
      <w:pPr>
        <w:pStyle w:val="a9"/>
        <w:rPr>
          <w:del w:id="130" w:author="jiangyuming" w:date="2025-10-19T10:33:00Z" w16du:dateUtc="2025-10-19T02:33:00Z"/>
        </w:rPr>
      </w:pPr>
      <w:del w:id="131" w:author="jiangyuming" w:date="2025-10-19T10:33:00Z" w16du:dateUtc="2025-10-19T02:33:00Z">
        <w:r w:rsidRPr="00FF0751" w:rsidDel="00F03CA8">
          <w:delText>│  ├─ models/                    # 模型权重（ONNX/FP16/INT8）</w:delText>
        </w:r>
      </w:del>
    </w:p>
    <w:p w14:paraId="5E30E3CC" w14:textId="77777777" w:rsidR="00FF0751" w:rsidRPr="00FF0751" w:rsidDel="00F03CA8" w:rsidRDefault="00FF0751" w:rsidP="0049214E">
      <w:pPr>
        <w:pStyle w:val="a9"/>
        <w:rPr>
          <w:del w:id="132" w:author="jiangyuming" w:date="2025-10-19T10:33:00Z" w16du:dateUtc="2025-10-19T02:33:00Z"/>
        </w:rPr>
      </w:pPr>
      <w:del w:id="133" w:author="jiangyuming" w:date="2025-10-19T10:33:00Z" w16du:dateUtc="2025-10-19T02:33:00Z">
        <w:r w:rsidRPr="00FF0751" w:rsidDel="00F03CA8">
          <w:delText>│  ├─ utils/                     # 预后处理、切片、缓存</w:delText>
        </w:r>
      </w:del>
    </w:p>
    <w:p w14:paraId="149FE952" w14:textId="77777777" w:rsidR="00FF0751" w:rsidRPr="00FF0751" w:rsidDel="00F03CA8" w:rsidRDefault="00FF0751" w:rsidP="0049214E">
      <w:pPr>
        <w:pStyle w:val="a9"/>
        <w:rPr>
          <w:del w:id="134" w:author="jiangyuming" w:date="2025-10-19T10:33:00Z" w16du:dateUtc="2025-10-19T02:33:00Z"/>
        </w:rPr>
      </w:pPr>
      <w:del w:id="135" w:author="jiangyuming" w:date="2025-10-19T10:33:00Z" w16du:dateUtc="2025-10-19T02:33:00Z">
        <w:r w:rsidRPr="00FF0751" w:rsidDel="00F03CA8">
          <w:delText>│  └─ benchmarks/                # 压测脚本（latency/throughput）</w:delText>
        </w:r>
      </w:del>
    </w:p>
    <w:p w14:paraId="55C6AAF5" w14:textId="77777777" w:rsidR="00FF0751" w:rsidRPr="00FF0751" w:rsidDel="00F03CA8" w:rsidRDefault="00FF0751" w:rsidP="0049214E">
      <w:pPr>
        <w:pStyle w:val="a9"/>
        <w:rPr>
          <w:del w:id="136" w:author="jiangyuming" w:date="2025-10-19T10:33:00Z" w16du:dateUtc="2025-10-19T02:33:00Z"/>
        </w:rPr>
      </w:pPr>
      <w:del w:id="137" w:author="jiangyuming" w:date="2025-10-19T10:33:00Z" w16du:dateUtc="2025-10-19T02:33:00Z">
        <w:r w:rsidRPr="00FF0751" w:rsidDel="00F03CA8">
          <w:delText>├─ shared/</w:delText>
        </w:r>
      </w:del>
    </w:p>
    <w:p w14:paraId="41994D60" w14:textId="77777777" w:rsidR="00FF0751" w:rsidRPr="00FF0751" w:rsidDel="00F03CA8" w:rsidRDefault="00FF0751" w:rsidP="0049214E">
      <w:pPr>
        <w:pStyle w:val="a9"/>
        <w:rPr>
          <w:del w:id="138" w:author="jiangyuming" w:date="2025-10-19T10:33:00Z" w16du:dateUtc="2025-10-19T02:33:00Z"/>
        </w:rPr>
      </w:pPr>
      <w:del w:id="139" w:author="jiangyuming" w:date="2025-10-19T10:33:00Z" w16du:dateUtc="2025-10-19T02:33:00Z">
        <w:r w:rsidRPr="00FF0751" w:rsidDel="00F03CA8">
          <w:delText>│  ├─ schemas/                   # 前后端协议（Pydantic/TS types）</w:delText>
        </w:r>
      </w:del>
    </w:p>
    <w:p w14:paraId="313A2395" w14:textId="77777777" w:rsidR="00FF0751" w:rsidRPr="00FF0751" w:rsidDel="00F03CA8" w:rsidRDefault="00FF0751" w:rsidP="0049214E">
      <w:pPr>
        <w:pStyle w:val="a9"/>
        <w:rPr>
          <w:del w:id="140" w:author="jiangyuming" w:date="2025-10-19T10:33:00Z" w16du:dateUtc="2025-10-19T02:33:00Z"/>
        </w:rPr>
      </w:pPr>
      <w:del w:id="141" w:author="jiangyuming" w:date="2025-10-19T10:33:00Z" w16du:dateUtc="2025-10-19T02:33:00Z">
        <w:r w:rsidRPr="00FF0751" w:rsidDel="00F03CA8">
          <w:delText>│  └─ metrics/                   # 指标埋点与打点约定</w:delText>
        </w:r>
      </w:del>
    </w:p>
    <w:p w14:paraId="1E73DE74" w14:textId="77777777" w:rsidR="00FF0751" w:rsidRPr="00FF0751" w:rsidDel="00F03CA8" w:rsidRDefault="00FF0751" w:rsidP="0049214E">
      <w:pPr>
        <w:pStyle w:val="a9"/>
        <w:rPr>
          <w:del w:id="142" w:author="jiangyuming" w:date="2025-10-19T10:33:00Z" w16du:dateUtc="2025-10-19T02:33:00Z"/>
        </w:rPr>
      </w:pPr>
      <w:del w:id="143" w:author="jiangyuming" w:date="2025-10-19T10:33:00Z" w16du:dateUtc="2025-10-19T02:33:00Z">
        <w:r w:rsidRPr="00FF0751" w:rsidDel="00F03CA8">
          <w:delText>├─ scripts/                      # 数据准备/量化/导出工具</w:delText>
        </w:r>
      </w:del>
    </w:p>
    <w:p w14:paraId="5E29BB04" w14:textId="77777777" w:rsidR="00FF0751" w:rsidRPr="00FF0751" w:rsidDel="00F03CA8" w:rsidRDefault="00FF0751" w:rsidP="0049214E">
      <w:pPr>
        <w:pStyle w:val="a9"/>
        <w:rPr>
          <w:del w:id="144" w:author="jiangyuming" w:date="2025-10-19T10:33:00Z" w16du:dateUtc="2025-10-19T02:33:00Z"/>
        </w:rPr>
      </w:pPr>
      <w:del w:id="145" w:author="jiangyuming" w:date="2025-10-19T10:33:00Z" w16du:dateUtc="2025-10-19T02:33:00Z">
        <w:r w:rsidRPr="00FF0751" w:rsidDel="00F03CA8">
          <w:delText>├─ docs/                         # 架构图/接口说明/演示清单</w:delText>
        </w:r>
      </w:del>
    </w:p>
    <w:p w14:paraId="01F86F1C" w14:textId="77777777" w:rsidR="00FF0751" w:rsidRPr="00FF0751" w:rsidDel="00F03CA8" w:rsidRDefault="00FF0751" w:rsidP="0049214E">
      <w:pPr>
        <w:pStyle w:val="a9"/>
        <w:rPr>
          <w:del w:id="146" w:author="jiangyuming" w:date="2025-10-19T10:33:00Z" w16du:dateUtc="2025-10-19T02:33:00Z"/>
        </w:rPr>
      </w:pPr>
      <w:del w:id="147" w:author="jiangyuming" w:date="2025-10-19T10:33:00Z" w16du:dateUtc="2025-10-19T02:33:00Z">
        <w:r w:rsidRPr="00FF0751" w:rsidDel="00F03CA8">
          <w:delText>└─ README.md</w:delText>
        </w:r>
      </w:del>
    </w:p>
    <w:p w14:paraId="32CB32CE" w14:textId="27F0BD83" w:rsidR="00FF0751" w:rsidRPr="00FF0751" w:rsidRDefault="00FF0751" w:rsidP="00FF0751">
      <w:r w:rsidRPr="00FF0751">
        <w:rPr>
          <w:b/>
          <w:bCs/>
        </w:rPr>
        <w:t>模块职责简述</w:t>
      </w:r>
      <w:r w:rsidR="00EA0AC7">
        <w:rPr>
          <w:rFonts w:hint="eastAsia"/>
          <w:b/>
          <w:bCs/>
        </w:rPr>
        <w:t>:</w:t>
      </w:r>
    </w:p>
    <w:p w14:paraId="3868D411" w14:textId="77777777" w:rsidR="00FF0751" w:rsidRPr="00FF0751" w:rsidRDefault="00FF0751" w:rsidP="00FF0751">
      <w:pPr>
        <w:numPr>
          <w:ilvl w:val="0"/>
          <w:numId w:val="3"/>
        </w:numPr>
      </w:pPr>
      <w:r w:rsidRPr="00FF0751">
        <w:t>client/pipelines/*：</w:t>
      </w:r>
      <w:proofErr w:type="gramStart"/>
      <w:r w:rsidRPr="00FF0751">
        <w:t>端侧图像处理</w:t>
      </w:r>
      <w:proofErr w:type="gramEnd"/>
      <w:r w:rsidRPr="00FF0751">
        <w:t>与（可选）检测；封装计时点。</w:t>
      </w:r>
    </w:p>
    <w:p w14:paraId="289C68BE" w14:textId="77777777" w:rsidR="00FF0751" w:rsidRPr="00FF0751" w:rsidRDefault="00FF0751" w:rsidP="00FF0751">
      <w:pPr>
        <w:numPr>
          <w:ilvl w:val="0"/>
          <w:numId w:val="3"/>
        </w:numPr>
      </w:pPr>
      <w:r w:rsidRPr="00FF0751">
        <w:t>server/services/*：统一推理接口；支持 GPU/CPU、批处理、并发、熔断与缓</w:t>
      </w:r>
      <w:r w:rsidRPr="00FF0751">
        <w:lastRenderedPageBreak/>
        <w:t>存。</w:t>
      </w:r>
    </w:p>
    <w:p w14:paraId="136B0F54" w14:textId="77777777" w:rsidR="00FF0751" w:rsidRPr="00FF0751" w:rsidRDefault="00FF0751" w:rsidP="00FF0751">
      <w:pPr>
        <w:numPr>
          <w:ilvl w:val="0"/>
          <w:numId w:val="3"/>
        </w:numPr>
      </w:pPr>
      <w:r w:rsidRPr="00FF0751">
        <w:t>shared/schemas：请求（图片/ROI/参数）与响应（文本/坐标/版面）结构体，确保强类型对齐。</w:t>
      </w:r>
    </w:p>
    <w:p w14:paraId="0D37B5E0" w14:textId="77777777" w:rsidR="00FF0751" w:rsidRPr="00FF0751" w:rsidRDefault="00FF0751" w:rsidP="00FF0751">
      <w:pPr>
        <w:numPr>
          <w:ilvl w:val="0"/>
          <w:numId w:val="3"/>
        </w:numPr>
      </w:pPr>
      <w:r w:rsidRPr="00FF0751">
        <w:t>benchmarks：</w:t>
      </w:r>
      <w:proofErr w:type="gramStart"/>
      <w:r w:rsidRPr="00FF0751">
        <w:t>压测与</w:t>
      </w:r>
      <w:proofErr w:type="gramEnd"/>
      <w:r w:rsidRPr="00FF0751">
        <w:t xml:space="preserve"> A/B 脚本，输出延迟分布、吞吐与召回/准确率指标。</w:t>
      </w:r>
    </w:p>
    <w:p w14:paraId="2D491A3C" w14:textId="6213AD6B" w:rsidR="00FF0751" w:rsidRPr="00FF0751" w:rsidRDefault="00FF0751" w:rsidP="00FF0751">
      <w:pPr>
        <w:rPr>
          <w:b/>
          <w:bCs/>
        </w:rPr>
      </w:pPr>
      <w:r w:rsidRPr="00FF0751">
        <w:rPr>
          <w:b/>
          <w:bCs/>
        </w:rPr>
        <w:t>4. 关键技术</w:t>
      </w:r>
      <w:proofErr w:type="gramStart"/>
      <w:r w:rsidRPr="00FF0751">
        <w:rPr>
          <w:b/>
          <w:bCs/>
        </w:rPr>
        <w:t>栈</w:t>
      </w:r>
      <w:proofErr w:type="gramEnd"/>
    </w:p>
    <w:p w14:paraId="68802AB0" w14:textId="76586DE2" w:rsidR="00FF0751" w:rsidRPr="00FF0751" w:rsidRDefault="00FF0751" w:rsidP="00FF0751">
      <w:pPr>
        <w:numPr>
          <w:ilvl w:val="0"/>
          <w:numId w:val="4"/>
        </w:numPr>
      </w:pPr>
      <w:r w:rsidRPr="00FF0751">
        <w:t>端侧：TypeScript + React/Next.js，</w:t>
      </w:r>
      <w:proofErr w:type="spellStart"/>
      <w:r w:rsidRPr="00FF0751">
        <w:t>WebWorker</w:t>
      </w:r>
      <w:proofErr w:type="spellEnd"/>
      <w:r w:rsidRPr="00FF0751">
        <w:t xml:space="preserve"> + </w:t>
      </w:r>
      <w:proofErr w:type="spellStart"/>
      <w:r w:rsidRPr="00FF0751">
        <w:t>WebAssembly</w:t>
      </w:r>
      <w:proofErr w:type="spellEnd"/>
      <w:r w:rsidRPr="00FF0751">
        <w:t>/</w:t>
      </w:r>
      <w:proofErr w:type="spellStart"/>
      <w:r w:rsidRPr="00FF0751">
        <w:t>WebGPU</w:t>
      </w:r>
      <w:proofErr w:type="spellEnd"/>
      <w:r w:rsidRPr="00FF0751">
        <w:t>；</w:t>
      </w:r>
    </w:p>
    <w:p w14:paraId="17F2994D" w14:textId="151D8EEB" w:rsidR="00FF0751" w:rsidRPr="00FF0751" w:rsidRDefault="00FF0751" w:rsidP="00FF0751">
      <w:pPr>
        <w:numPr>
          <w:ilvl w:val="0"/>
          <w:numId w:val="4"/>
        </w:numPr>
      </w:pPr>
      <w:r w:rsidRPr="00FF0751">
        <w:t>服务端：Python</w:t>
      </w:r>
      <w:ins w:id="148" w:author="jiangyuming" w:date="2025-10-19T10:21:00Z" w16du:dateUtc="2025-10-19T02:21:00Z">
        <w:r w:rsidR="00561ECF">
          <w:rPr>
            <w:rFonts w:hint="eastAsia"/>
          </w:rPr>
          <w:t>？</w:t>
        </w:r>
      </w:ins>
      <w:r w:rsidRPr="00FF0751">
        <w:t xml:space="preserve"> + </w:t>
      </w:r>
      <w:proofErr w:type="spellStart"/>
      <w:r w:rsidRPr="00FF0751">
        <w:t>FastAPI</w:t>
      </w:r>
      <w:proofErr w:type="spellEnd"/>
      <w:r w:rsidRPr="00FF0751">
        <w:t>，推理框架（</w:t>
      </w:r>
      <w:proofErr w:type="spellStart"/>
      <w:r w:rsidRPr="00FF0751">
        <w:t>PyTorch</w:t>
      </w:r>
      <w:proofErr w:type="spellEnd"/>
      <w:r w:rsidRPr="00FF0751">
        <w:t>）；</w:t>
      </w:r>
    </w:p>
    <w:p w14:paraId="50EFE002" w14:textId="439369DB" w:rsidR="00FF0751" w:rsidRPr="00FF0751" w:rsidRDefault="00FF0751" w:rsidP="00FF0751">
      <w:pPr>
        <w:numPr>
          <w:ilvl w:val="0"/>
          <w:numId w:val="4"/>
        </w:numPr>
      </w:pPr>
      <w:r w:rsidRPr="00FF0751">
        <w:t>模型路线：轻量检测（</w:t>
      </w:r>
      <w:proofErr w:type="spellStart"/>
      <w:r w:rsidRPr="00FF0751">
        <w:t>DBNet</w:t>
      </w:r>
      <w:proofErr w:type="spellEnd"/>
      <w:r w:rsidRPr="00FF0751">
        <w:t>-lite/EAST）+ 识别（CRNN/</w:t>
      </w:r>
      <w:proofErr w:type="spellStart"/>
      <w:r w:rsidRPr="00FF0751">
        <w:t>TrOCR</w:t>
      </w:r>
      <w:proofErr w:type="spellEnd"/>
      <w:r w:rsidR="0049214E">
        <w:rPr>
          <w:rFonts w:hint="eastAsia"/>
        </w:rPr>
        <w:t>/</w:t>
      </w:r>
      <w:r w:rsidR="0049214E">
        <w:t>…</w:t>
      </w:r>
      <w:r w:rsidRPr="00FF0751">
        <w:t>）；</w:t>
      </w:r>
    </w:p>
    <w:p w14:paraId="1BF5FA0E" w14:textId="0719C45C" w:rsidR="00FF0751" w:rsidRPr="00FF0751" w:rsidRDefault="00FF0751" w:rsidP="00FF0751">
      <w:pPr>
        <w:numPr>
          <w:ilvl w:val="0"/>
          <w:numId w:val="4"/>
        </w:numPr>
      </w:pPr>
      <w:r w:rsidRPr="00FF0751">
        <w:t>质量与度量：</w:t>
      </w:r>
      <w:proofErr w:type="gramStart"/>
      <w:r w:rsidRPr="00FF0751">
        <w:t>端侧/</w:t>
      </w:r>
      <w:proofErr w:type="gramEnd"/>
      <w:r w:rsidRPr="00FF0751">
        <w:t>后端</w:t>
      </w:r>
      <w:r w:rsidR="0049214E" w:rsidRPr="00FF0751">
        <w:t>耗时</w:t>
      </w:r>
      <w:r w:rsidRPr="00FF0751">
        <w:t>（TTI、检测/</w:t>
      </w:r>
      <w:proofErr w:type="gramStart"/>
      <w:r w:rsidRPr="00FF0751">
        <w:t>识别分</w:t>
      </w:r>
      <w:proofErr w:type="gramEnd"/>
      <w:r w:rsidRPr="00FF0751">
        <w:t>阶段耗时）、端到端时延、网络传输体积。</w:t>
      </w:r>
    </w:p>
    <w:sectPr w:rsidR="00FF0751" w:rsidRPr="00FF07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0C9D36" w14:textId="77777777" w:rsidR="00B30989" w:rsidRDefault="00B30989" w:rsidP="00FF0751">
      <w:pPr>
        <w:spacing w:after="0" w:line="240" w:lineRule="auto"/>
      </w:pPr>
      <w:r>
        <w:separator/>
      </w:r>
    </w:p>
  </w:endnote>
  <w:endnote w:type="continuationSeparator" w:id="0">
    <w:p w14:paraId="06003255" w14:textId="77777777" w:rsidR="00B30989" w:rsidRDefault="00B30989" w:rsidP="00FF0751">
      <w:pPr>
        <w:spacing w:after="0" w:line="240" w:lineRule="auto"/>
      </w:pPr>
      <w:r>
        <w:continuationSeparator/>
      </w:r>
    </w:p>
  </w:endnote>
  <w:endnote w:type="continuationNotice" w:id="1">
    <w:p w14:paraId="612F1C11" w14:textId="77777777" w:rsidR="00B30989" w:rsidRDefault="00B309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584957" w14:textId="77777777" w:rsidR="00B30989" w:rsidRDefault="00B30989" w:rsidP="00FF0751">
      <w:pPr>
        <w:spacing w:after="0" w:line="240" w:lineRule="auto"/>
      </w:pPr>
      <w:r>
        <w:separator/>
      </w:r>
    </w:p>
  </w:footnote>
  <w:footnote w:type="continuationSeparator" w:id="0">
    <w:p w14:paraId="4B81A2BF" w14:textId="77777777" w:rsidR="00B30989" w:rsidRDefault="00B30989" w:rsidP="00FF0751">
      <w:pPr>
        <w:spacing w:after="0" w:line="240" w:lineRule="auto"/>
      </w:pPr>
      <w:r>
        <w:continuationSeparator/>
      </w:r>
    </w:p>
  </w:footnote>
  <w:footnote w:type="continuationNotice" w:id="1">
    <w:p w14:paraId="7BAFB30D" w14:textId="77777777" w:rsidR="00B30989" w:rsidRDefault="00B3098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803F6"/>
    <w:multiLevelType w:val="multilevel"/>
    <w:tmpl w:val="258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14A99"/>
    <w:multiLevelType w:val="multilevel"/>
    <w:tmpl w:val="3DC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22611"/>
    <w:multiLevelType w:val="multilevel"/>
    <w:tmpl w:val="3660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F254B"/>
    <w:multiLevelType w:val="multilevel"/>
    <w:tmpl w:val="EFA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70BB4"/>
    <w:multiLevelType w:val="multilevel"/>
    <w:tmpl w:val="5A66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6107D"/>
    <w:multiLevelType w:val="multilevel"/>
    <w:tmpl w:val="5846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443968">
    <w:abstractNumId w:val="3"/>
  </w:num>
  <w:num w:numId="2" w16cid:durableId="1528329845">
    <w:abstractNumId w:val="1"/>
  </w:num>
  <w:num w:numId="3" w16cid:durableId="203687148">
    <w:abstractNumId w:val="0"/>
  </w:num>
  <w:num w:numId="4" w16cid:durableId="1105808985">
    <w:abstractNumId w:val="5"/>
  </w:num>
  <w:num w:numId="5" w16cid:durableId="2053072574">
    <w:abstractNumId w:val="4"/>
  </w:num>
  <w:num w:numId="6" w16cid:durableId="61128688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iangyuming">
    <w15:presenceInfo w15:providerId="AD" w15:userId="S::202330550601@mail.scut.edu.cn::9630b095-4f7d-4e29-b146-505ccd5682b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76"/>
    <w:rsid w:val="00010376"/>
    <w:rsid w:val="000E5720"/>
    <w:rsid w:val="001018FC"/>
    <w:rsid w:val="00221CB7"/>
    <w:rsid w:val="003F7D6F"/>
    <w:rsid w:val="0049214E"/>
    <w:rsid w:val="00561ECF"/>
    <w:rsid w:val="005F154C"/>
    <w:rsid w:val="00672A49"/>
    <w:rsid w:val="006B5994"/>
    <w:rsid w:val="00A07226"/>
    <w:rsid w:val="00B30989"/>
    <w:rsid w:val="00B466C3"/>
    <w:rsid w:val="00B73439"/>
    <w:rsid w:val="00C231E9"/>
    <w:rsid w:val="00EA0AC7"/>
    <w:rsid w:val="00F03CA8"/>
    <w:rsid w:val="00F20AAD"/>
    <w:rsid w:val="00F5583B"/>
    <w:rsid w:val="00FF0751"/>
    <w:rsid w:val="67E6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6B299"/>
  <w15:chartTrackingRefBased/>
  <w15:docId w15:val="{C114F952-98AC-490B-85AA-C91E3CB0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03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3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3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3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3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3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3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3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03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3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3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03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3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3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3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03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3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03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03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3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3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03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037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07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07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07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0751"/>
    <w:rPr>
      <w:sz w:val="18"/>
      <w:szCs w:val="18"/>
    </w:rPr>
  </w:style>
  <w:style w:type="character" w:styleId="af2">
    <w:name w:val="Hyperlink"/>
    <w:basedOn w:val="a0"/>
    <w:uiPriority w:val="99"/>
    <w:unhideWhenUsed/>
    <w:rsid w:val="00FF075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F0751"/>
    <w:rPr>
      <w:color w:val="605E5C"/>
      <w:shd w:val="clear" w:color="auto" w:fill="E1DFDD"/>
    </w:rPr>
  </w:style>
  <w:style w:type="paragraph" w:styleId="af4">
    <w:name w:val="Revision"/>
    <w:hidden/>
    <w:uiPriority w:val="99"/>
    <w:semiHidden/>
    <w:rsid w:val="00B466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77B5F-B701-40ED-950D-D4D9577D0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1199</Words>
  <Characters>2996</Characters>
  <Application>Microsoft Office Word</Application>
  <DocSecurity>0</DocSecurity>
  <Lines>166</Lines>
  <Paragraphs>182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Yulong Huang</dc:creator>
  <cp:keywords/>
  <dc:description/>
  <cp:lastModifiedBy>jiangyuming</cp:lastModifiedBy>
  <cp:revision>12</cp:revision>
  <dcterms:created xsi:type="dcterms:W3CDTF">2025-10-19T02:10:00Z</dcterms:created>
  <dcterms:modified xsi:type="dcterms:W3CDTF">2025-10-19T02:40:00Z</dcterms:modified>
</cp:coreProperties>
</file>